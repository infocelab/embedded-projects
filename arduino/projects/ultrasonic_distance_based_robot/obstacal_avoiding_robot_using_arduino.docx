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7949" w:rsidRPr="00667949" w:rsidRDefault="00667949" w:rsidP="00667949">
      <w:pPr>
        <w:shd w:val="clear" w:color="auto" w:fill="FFFFFF"/>
        <w:spacing w:after="0" w:line="240" w:lineRule="auto"/>
        <w:jc w:val="center"/>
        <w:outlineLvl w:val="1"/>
        <w:rPr>
          <w:rFonts w:ascii="Arial" w:eastAsia="Times New Roman" w:hAnsi="Arial" w:cs="Arial"/>
          <w:b/>
          <w:bCs/>
          <w:color w:val="415161"/>
          <w:sz w:val="45"/>
          <w:szCs w:val="45"/>
        </w:rPr>
      </w:pPr>
      <w:r w:rsidRPr="00667949">
        <w:rPr>
          <w:rFonts w:ascii="Arial" w:eastAsia="Times New Roman" w:hAnsi="Arial" w:cs="Arial"/>
          <w:b/>
          <w:bCs/>
          <w:color w:val="415161"/>
          <w:sz w:val="48"/>
          <w:szCs w:val="48"/>
        </w:rPr>
        <w:t>James - Obstacle Avoiding Robot</w:t>
      </w:r>
    </w:p>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pict>
          <v:rect id="_x0000_i1025" style="width:7in;height:.75pt" o:hrpct="0" o:hralign="center" o:hrstd="t" o:hr="t" fillcolor="#a0a0a0" stroked="f"/>
        </w:pict>
      </w:r>
    </w:p>
    <w:p w:rsidR="00667949" w:rsidRPr="00667949" w:rsidRDefault="00667949" w:rsidP="00667949">
      <w:pPr>
        <w:spacing w:after="0" w:line="240" w:lineRule="auto"/>
        <w:rPr>
          <w:rFonts w:ascii="Times New Roman" w:eastAsia="Times New Roman" w:hAnsi="Times New Roman" w:cs="Times New Roman"/>
          <w:sz w:val="24"/>
          <w:szCs w:val="24"/>
        </w:rPr>
      </w:pPr>
      <w:r>
        <w:rPr>
          <w:rFonts w:ascii="Arial" w:eastAsia="Times New Roman" w:hAnsi="Arial" w:cs="Arial"/>
          <w:noProof/>
          <w:color w:val="546270"/>
          <w:sz w:val="24"/>
          <w:szCs w:val="24"/>
          <w:shd w:val="clear" w:color="auto" w:fill="FFFFFF"/>
        </w:rPr>
        <w:drawing>
          <wp:inline distT="0" distB="0" distL="0" distR="0">
            <wp:extent cx="2933700" cy="1952625"/>
            <wp:effectExtent l="19050" t="0" r="0" b="0"/>
            <wp:docPr id="2" name="Picture 2" descr="Pictur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a:hlinkClick r:id="rId5"/>
                    </pic:cNvPr>
                    <pic:cNvPicPr>
                      <a:picLocks noChangeAspect="1" noChangeArrowheads="1"/>
                    </pic:cNvPicPr>
                  </pic:nvPicPr>
                  <pic:blipFill>
                    <a:blip r:embed="rId6"/>
                    <a:srcRect/>
                    <a:stretch>
                      <a:fillRect/>
                    </a:stretch>
                  </pic:blipFill>
                  <pic:spPr bwMode="auto">
                    <a:xfrm>
                      <a:off x="0" y="0"/>
                      <a:ext cx="2933700" cy="1952625"/>
                    </a:xfrm>
                    <a:prstGeom prst="rect">
                      <a:avLst/>
                    </a:prstGeom>
                    <a:noFill/>
                    <a:ln w="9525">
                      <a:noFill/>
                      <a:miter lim="800000"/>
                      <a:headEnd/>
                      <a:tailEnd/>
                    </a:ln>
                  </pic:spPr>
                </pic:pic>
              </a:graphicData>
            </a:graphic>
          </wp:inline>
        </w:drawing>
      </w:r>
    </w:p>
    <w:p w:rsidR="00667949" w:rsidRPr="00667949" w:rsidRDefault="00667949" w:rsidP="00667949">
      <w:pPr>
        <w:shd w:val="clear" w:color="auto" w:fill="FFFFFF"/>
        <w:spacing w:after="0" w:line="480" w:lineRule="atLeast"/>
        <w:jc w:val="both"/>
        <w:rPr>
          <w:rFonts w:ascii="Arial" w:eastAsia="Times New Roman" w:hAnsi="Arial" w:cs="Arial"/>
          <w:color w:val="415161"/>
          <w:sz w:val="24"/>
          <w:szCs w:val="24"/>
        </w:rPr>
      </w:pPr>
      <w:r w:rsidRPr="00667949">
        <w:rPr>
          <w:rFonts w:ascii="Arial" w:eastAsia="Times New Roman" w:hAnsi="Arial" w:cs="Arial"/>
          <w:color w:val="415161"/>
          <w:sz w:val="24"/>
          <w:szCs w:val="24"/>
        </w:rPr>
        <w:t>James is your stock standard obstacle avoiding robot. </w:t>
      </w:r>
      <w:r w:rsidRPr="00667949">
        <w:rPr>
          <w:rFonts w:ascii="Arial" w:eastAsia="Times New Roman" w:hAnsi="Arial" w:cs="Arial"/>
          <w:color w:val="415161"/>
          <w:sz w:val="24"/>
          <w:szCs w:val="24"/>
        </w:rPr>
        <w:br/>
        <w:t>The goal of it is to drive around aimlessly not bumping into objects. He 'sees' these obstacles using his ultrasonic 'eyes', doing some basic math we can determine how far away these objects are. If there is an object too close in front of him he will maneuver around trying to find a better route.</w:t>
      </w:r>
      <w:r w:rsidRPr="00667949">
        <w:rPr>
          <w:rFonts w:ascii="Arial" w:eastAsia="Times New Roman" w:hAnsi="Arial" w:cs="Arial"/>
          <w:color w:val="415161"/>
          <w:sz w:val="24"/>
          <w:szCs w:val="24"/>
        </w:rPr>
        <w:br/>
        <w:t>The brain of James consists of an Arduino Uno that is mounted onto the base. Using a prototyping shield we can easily wire up the circuitry using breadboarding jumper cables. The drivetrain can consist of either continuous rotation servos or large DC motors with gearboxes. A special chip is required to drive the DC motors.</w:t>
      </w:r>
    </w:p>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pict>
          <v:rect id="_x0000_i1026" style="width:10in;height:1.5pt" o:hrpct="0" o:hrstd="t" o:hrnoshade="t" o:hr="t" fillcolor="#415161" stroked="f"/>
        </w:pict>
      </w:r>
    </w:p>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pict>
          <v:rect id="_x0000_i1027" style="width:10in;height:.75pt" o:hrpct="0" o:hralign="center" o:hrstd="t" o:hr="t" fillcolor="#a0a0a0" stroked="f"/>
        </w:pict>
      </w:r>
    </w:p>
    <w:p w:rsidR="00667949" w:rsidRPr="00667949" w:rsidRDefault="00667949" w:rsidP="00667949">
      <w:pPr>
        <w:shd w:val="clear" w:color="auto" w:fill="FFFFFF"/>
        <w:spacing w:after="0" w:line="240" w:lineRule="auto"/>
        <w:jc w:val="center"/>
        <w:outlineLvl w:val="1"/>
        <w:rPr>
          <w:rFonts w:ascii="Arial" w:eastAsia="Times New Roman" w:hAnsi="Arial" w:cs="Arial"/>
          <w:b/>
          <w:bCs/>
          <w:color w:val="415161"/>
          <w:sz w:val="45"/>
          <w:szCs w:val="45"/>
        </w:rPr>
      </w:pPr>
      <w:r w:rsidRPr="00667949">
        <w:rPr>
          <w:rFonts w:ascii="Arial" w:eastAsia="Times New Roman" w:hAnsi="Arial" w:cs="Arial"/>
          <w:b/>
          <w:bCs/>
          <w:color w:val="415161"/>
          <w:sz w:val="45"/>
          <w:szCs w:val="45"/>
        </w:rPr>
        <w:t>Step 1: Gather your Components and Tools</w:t>
      </w:r>
    </w:p>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pict>
          <v:rect id="_x0000_i1028" style="width:7in;height:.75pt" o:hrpct="0" o:hralign="center" o:hrstd="t" o:hr="t" fillcolor="#a0a0a0" stroked="f"/>
        </w:pict>
      </w:r>
    </w:p>
    <w:tbl>
      <w:tblPr>
        <w:tblW w:w="14850" w:type="dxa"/>
        <w:tblCellMar>
          <w:top w:w="15" w:type="dxa"/>
          <w:left w:w="15" w:type="dxa"/>
          <w:bottom w:w="15" w:type="dxa"/>
          <w:right w:w="15" w:type="dxa"/>
        </w:tblCellMar>
        <w:tblLook w:val="04A0"/>
      </w:tblPr>
      <w:tblGrid>
        <w:gridCol w:w="14910"/>
        <w:gridCol w:w="2664"/>
      </w:tblGrid>
      <w:tr w:rsidR="00667949" w:rsidRPr="00667949" w:rsidTr="00667949">
        <w:tc>
          <w:tcPr>
            <w:tcW w:w="6975" w:type="dxa"/>
            <w:tcMar>
              <w:top w:w="0" w:type="dxa"/>
              <w:left w:w="225" w:type="dxa"/>
              <w:bottom w:w="0" w:type="dxa"/>
              <w:right w:w="225" w:type="dxa"/>
            </w:tcMar>
            <w:hideMark/>
          </w:tcPr>
          <w:tbl>
            <w:tblPr>
              <w:tblW w:w="6975" w:type="dxa"/>
              <w:tblCellMar>
                <w:top w:w="15" w:type="dxa"/>
                <w:left w:w="15" w:type="dxa"/>
                <w:bottom w:w="15" w:type="dxa"/>
                <w:right w:w="15" w:type="dxa"/>
              </w:tblCellMar>
              <w:tblLook w:val="04A0"/>
            </w:tblPr>
            <w:tblGrid>
              <w:gridCol w:w="1446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144000" cy="6858000"/>
                        <wp:effectExtent l="19050" t="0" r="0" b="0"/>
                        <wp:docPr id="6" name="Picture 6" descr="http://www.duino-robotics.com/uploads/2/2/9/8/22988902/6331974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uino-robotics.com/uploads/2/2/9/8/22988902/6331974_orig.jpg"/>
                                <pic:cNvPicPr>
                                  <a:picLocks noChangeAspect="1" noChangeArrowheads="1"/>
                                </pic:cNvPicPr>
                              </pic:nvPicPr>
                              <pic:blipFill>
                                <a:blip r:embed="rId7"/>
                                <a:srcRect/>
                                <a:stretch>
                                  <a:fillRect/>
                                </a:stretch>
                              </pic:blipFill>
                              <pic:spPr bwMode="auto">
                                <a:xfrm>
                                  <a:off x="0" y="0"/>
                                  <a:ext cx="9144000" cy="6858000"/>
                                </a:xfrm>
                                <a:prstGeom prst="rect">
                                  <a:avLst/>
                                </a:prstGeom>
                                <a:noFill/>
                                <a:ln w="9525">
                                  <a:noFill/>
                                  <a:miter lim="800000"/>
                                  <a:headEnd/>
                                  <a:tailEnd/>
                                </a:ln>
                              </pic:spPr>
                            </pic:pic>
                          </a:graphicData>
                        </a:graphic>
                      </wp:inline>
                    </w:drawing>
                  </w:r>
                </w:p>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tc>
            </w:tr>
            <w:tr w:rsidR="00667949" w:rsidRPr="00667949" w:rsidTr="00667949">
              <w:tc>
                <w:tcPr>
                  <w:tcW w:w="6" w:type="dxa"/>
                  <w:hideMark/>
                </w:tcPr>
                <w:tbl>
                  <w:tblPr>
                    <w:tblW w:w="0" w:type="auto"/>
                    <w:tblCellMar>
                      <w:top w:w="15" w:type="dxa"/>
                      <w:left w:w="15" w:type="dxa"/>
                      <w:bottom w:w="15" w:type="dxa"/>
                      <w:right w:w="15" w:type="dxa"/>
                    </w:tblCellMar>
                    <w:tblLook w:val="04A0"/>
                  </w:tblPr>
                  <w:tblGrid>
                    <w:gridCol w:w="1470"/>
                    <w:gridCol w:w="1470"/>
                    <w:gridCol w:w="1470"/>
                    <w:gridCol w:w="1470"/>
                    <w:gridCol w:w="1470"/>
                    <w:gridCol w:w="147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95350" cy="666750"/>
                              <wp:effectExtent l="19050" t="0" r="0" b="0"/>
                              <wp:docPr id="7" name="Picture 7" descr="http://www.duino-robotics.com/uploads/2/2/9/8/22988902/6331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uino-robotics.com/uploads/2/2/9/8/22988902/6331974.jpg"/>
                                      <pic:cNvPicPr>
                                        <a:picLocks noChangeAspect="1" noChangeArrowheads="1"/>
                                      </pic:cNvPicPr>
                                    </pic:nvPicPr>
                                    <pic:blipFill>
                                      <a:blip r:embed="rId8"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8" name="Picture 8" descr="http://www.duino-robotics.com/uploads/2/2/9/8/22988902/9893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uino-robotics.com/uploads/2/2/9/8/22988902/9893106.jpg"/>
                                      <pic:cNvPicPr>
                                        <a:picLocks noChangeAspect="1" noChangeArrowheads="1"/>
                                      </pic:cNvPicPr>
                                    </pic:nvPicPr>
                                    <pic:blipFill>
                                      <a:blip r:embed="rId9"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9" name="Picture 9" descr="http://www.duino-robotics.com/uploads/2/2/9/8/22988902/6225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uino-robotics.com/uploads/2/2/9/8/22988902/6225160.jpg"/>
                                      <pic:cNvPicPr>
                                        <a:picLocks noChangeAspect="1" noChangeArrowheads="1"/>
                                      </pic:cNvPicPr>
                                    </pic:nvPicPr>
                                    <pic:blipFill>
                                      <a:blip r:embed="rId10"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10" name="Picture 10" descr="http://www.duino-robotics.com/uploads/2/2/9/8/22988902/1858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uino-robotics.com/uploads/2/2/9/8/22988902/1858375.jpg"/>
                                      <pic:cNvPicPr>
                                        <a:picLocks noChangeAspect="1" noChangeArrowheads="1"/>
                                      </pic:cNvPicPr>
                                    </pic:nvPicPr>
                                    <pic:blipFill>
                                      <a:blip r:embed="rId11"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11" name="Picture 11" descr="http://www.duino-robotics.com/uploads/2/2/9/8/22988902/8539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duino-robotics.com/uploads/2/2/9/8/22988902/8539916.jpg"/>
                                      <pic:cNvPicPr>
                                        <a:picLocks noChangeAspect="1" noChangeArrowheads="1"/>
                                      </pic:cNvPicPr>
                                    </pic:nvPicPr>
                                    <pic:blipFill>
                                      <a:blip r:embed="rId12"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12" name="Picture 12" descr="http://www.duino-robotics.com/uploads/2/2/9/8/22988902/8181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duino-robotics.com/uploads/2/2/9/8/22988902/8181673.jpg"/>
                                      <pic:cNvPicPr>
                                        <a:picLocks noChangeAspect="1" noChangeArrowheads="1"/>
                                      </pic:cNvPicPr>
                                    </pic:nvPicPr>
                                    <pic:blipFill>
                                      <a:blip r:embed="rId13"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r>
                </w:tbl>
                <w:p w:rsidR="00667949" w:rsidRPr="00667949" w:rsidRDefault="00667949" w:rsidP="00667949">
                  <w:pPr>
                    <w:spacing w:after="0" w:line="240" w:lineRule="auto"/>
                    <w:rPr>
                      <w:rFonts w:ascii="Times New Roman" w:eastAsia="Times New Roman" w:hAnsi="Times New Roman" w:cs="Times New Roman"/>
                      <w:sz w:val="24"/>
                      <w:szCs w:val="24"/>
                    </w:rPr>
                  </w:pPr>
                </w:p>
              </w:tc>
            </w:tr>
          </w:tbl>
          <w:p w:rsidR="00667949" w:rsidRPr="00667949" w:rsidRDefault="00667949" w:rsidP="00667949">
            <w:pPr>
              <w:spacing w:after="0" w:line="240" w:lineRule="auto"/>
              <w:rPr>
                <w:rFonts w:ascii="Arial" w:eastAsia="Times New Roman" w:hAnsi="Arial" w:cs="Arial"/>
                <w:color w:val="FFFFFF"/>
                <w:sz w:val="20"/>
                <w:szCs w:val="20"/>
              </w:rPr>
            </w:pPr>
          </w:p>
        </w:tc>
        <w:tc>
          <w:tcPr>
            <w:tcW w:w="6975" w:type="dxa"/>
            <w:tcMar>
              <w:top w:w="0" w:type="dxa"/>
              <w:left w:w="225" w:type="dxa"/>
              <w:bottom w:w="0" w:type="dxa"/>
              <w:right w:w="225" w:type="dxa"/>
            </w:tcMar>
            <w:hideMark/>
          </w:tcPr>
          <w:p w:rsidR="00667949" w:rsidRPr="00667949" w:rsidRDefault="00667949" w:rsidP="00667949">
            <w:pPr>
              <w:spacing w:after="0" w:line="240" w:lineRule="auto"/>
              <w:jc w:val="both"/>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lastRenderedPageBreak/>
              <w:t>For this build we will be using the Arduino Uno with a Prototyping Shield. You could use whichever Arduino you want with its own Prototyping Shield or Breadboard.</w:t>
            </w:r>
            <w:r w:rsidRPr="00667949">
              <w:rPr>
                <w:rFonts w:ascii="Times New Roman" w:eastAsia="Times New Roman" w:hAnsi="Times New Roman" w:cs="Times New Roman"/>
                <w:sz w:val="24"/>
                <w:szCs w:val="24"/>
              </w:rPr>
              <w:br/>
            </w:r>
            <w:r w:rsidRPr="00667949">
              <w:rPr>
                <w:rFonts w:ascii="Times New Roman" w:eastAsia="Times New Roman" w:hAnsi="Times New Roman" w:cs="Times New Roman"/>
                <w:sz w:val="24"/>
                <w:szCs w:val="24"/>
              </w:rPr>
              <w:br/>
            </w:r>
            <w:r w:rsidRPr="00667949">
              <w:rPr>
                <w:rFonts w:ascii="Times New Roman" w:eastAsia="Times New Roman" w:hAnsi="Times New Roman" w:cs="Times New Roman"/>
                <w:sz w:val="24"/>
                <w:szCs w:val="24"/>
              </w:rPr>
              <w:lastRenderedPageBreak/>
              <w:t>Components:</w:t>
            </w:r>
            <w:r w:rsidRPr="00667949">
              <w:rPr>
                <w:rFonts w:ascii="Times New Roman" w:eastAsia="Times New Roman" w:hAnsi="Times New Roman" w:cs="Times New Roman"/>
                <w:sz w:val="24"/>
                <w:szCs w:val="24"/>
              </w:rPr>
              <w:br/>
            </w:r>
          </w:p>
          <w:p w:rsidR="00667949" w:rsidRPr="00667949" w:rsidRDefault="00667949" w:rsidP="00667949">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hyperlink r:id="rId14" w:tgtFrame="_blank" w:history="1">
              <w:r w:rsidRPr="00667949">
                <w:rPr>
                  <w:rFonts w:ascii="Times New Roman" w:eastAsia="Times New Roman" w:hAnsi="Times New Roman" w:cs="Times New Roman"/>
                  <w:color w:val="0000FF"/>
                  <w:sz w:val="24"/>
                  <w:szCs w:val="24"/>
                  <w:u w:val="single"/>
                </w:rPr>
                <w:t>Arduino Uno</w:t>
              </w:r>
            </w:hyperlink>
          </w:p>
          <w:p w:rsidR="00667949" w:rsidRPr="00667949" w:rsidRDefault="00667949" w:rsidP="00667949">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hyperlink r:id="rId15" w:tgtFrame="_blank" w:history="1">
              <w:r w:rsidRPr="00667949">
                <w:rPr>
                  <w:rFonts w:ascii="Times New Roman" w:eastAsia="Times New Roman" w:hAnsi="Times New Roman" w:cs="Times New Roman"/>
                  <w:color w:val="0000FF"/>
                  <w:sz w:val="24"/>
                  <w:szCs w:val="24"/>
                  <w:u w:val="single"/>
                </w:rPr>
                <w:t>Prototyping Shield</w:t>
              </w:r>
            </w:hyperlink>
          </w:p>
          <w:p w:rsidR="00667949" w:rsidRPr="00667949" w:rsidRDefault="00667949" w:rsidP="00667949">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hyperlink r:id="rId16" w:tgtFrame="_blank" w:history="1">
              <w:r w:rsidRPr="00667949">
                <w:rPr>
                  <w:rFonts w:ascii="Times New Roman" w:eastAsia="Times New Roman" w:hAnsi="Times New Roman" w:cs="Times New Roman"/>
                  <w:color w:val="0000FF"/>
                  <w:sz w:val="24"/>
                  <w:szCs w:val="24"/>
                  <w:u w:val="single"/>
                </w:rPr>
                <w:t>HC-SR04</w:t>
              </w:r>
            </w:hyperlink>
          </w:p>
          <w:p w:rsidR="00667949" w:rsidRPr="00667949" w:rsidRDefault="00667949" w:rsidP="00667949">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Continuous Rotation Servos</w:t>
            </w:r>
          </w:p>
          <w:p w:rsidR="00667949" w:rsidRPr="00667949" w:rsidRDefault="00667949" w:rsidP="00667949">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Micro Servo</w:t>
            </w:r>
          </w:p>
          <w:p w:rsidR="00667949" w:rsidRPr="00667949" w:rsidRDefault="00667949" w:rsidP="00667949">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L293D</w:t>
            </w:r>
          </w:p>
          <w:p w:rsidR="00667949" w:rsidRPr="00667949" w:rsidRDefault="00667949" w:rsidP="00667949">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hyperlink r:id="rId17" w:tgtFrame="_blank" w:history="1">
              <w:r w:rsidRPr="00667949">
                <w:rPr>
                  <w:rFonts w:ascii="Times New Roman" w:eastAsia="Times New Roman" w:hAnsi="Times New Roman" w:cs="Times New Roman"/>
                  <w:color w:val="0000FF"/>
                  <w:sz w:val="24"/>
                  <w:szCs w:val="24"/>
                  <w:u w:val="single"/>
                </w:rPr>
                <w:t>Breadboard Jumper Cables</w:t>
              </w:r>
            </w:hyperlink>
          </w:p>
          <w:p w:rsidR="00667949" w:rsidRPr="00667949" w:rsidRDefault="00667949" w:rsidP="00667949">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hyperlink r:id="rId18" w:tgtFrame="_blank" w:history="1">
              <w:r w:rsidRPr="00667949">
                <w:rPr>
                  <w:rFonts w:ascii="Times New Roman" w:eastAsia="Times New Roman" w:hAnsi="Times New Roman" w:cs="Times New Roman"/>
                  <w:color w:val="0000FF"/>
                  <w:sz w:val="24"/>
                  <w:szCs w:val="24"/>
                  <w:u w:val="single"/>
                </w:rPr>
                <w:t>Screws, Spacers and Nuts</w:t>
              </w:r>
            </w:hyperlink>
          </w:p>
          <w:p w:rsidR="00667949" w:rsidRPr="00667949" w:rsidRDefault="00667949" w:rsidP="00667949">
            <w:pPr>
              <w:spacing w:after="240" w:line="240" w:lineRule="auto"/>
              <w:jc w:val="both"/>
              <w:rPr>
                <w:rFonts w:ascii="Times New Roman" w:eastAsia="Times New Roman" w:hAnsi="Times New Roman" w:cs="Times New Roman"/>
                <w:sz w:val="24"/>
                <w:szCs w:val="24"/>
              </w:rPr>
            </w:pPr>
          </w:p>
        </w:tc>
      </w:tr>
    </w:tbl>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lastRenderedPageBreak/>
        <w:pict>
          <v:rect id="_x0000_i1029" style="width:10in;height:.75pt" o:hrpct="0" o:hralign="center" o:hrstd="t" o:hr="t" fillcolor="#a0a0a0" stroked="f"/>
        </w:pict>
      </w:r>
    </w:p>
    <w:p w:rsidR="00667949" w:rsidRPr="00667949" w:rsidRDefault="00667949" w:rsidP="00667949">
      <w:pPr>
        <w:shd w:val="clear" w:color="auto" w:fill="FFFFFF"/>
        <w:spacing w:after="0" w:line="240" w:lineRule="auto"/>
        <w:jc w:val="center"/>
        <w:outlineLvl w:val="1"/>
        <w:rPr>
          <w:rFonts w:ascii="Arial" w:eastAsia="Times New Roman" w:hAnsi="Arial" w:cs="Arial"/>
          <w:b/>
          <w:bCs/>
          <w:color w:val="415161"/>
          <w:sz w:val="45"/>
          <w:szCs w:val="45"/>
        </w:rPr>
      </w:pPr>
      <w:r w:rsidRPr="00667949">
        <w:rPr>
          <w:rFonts w:ascii="Arial" w:eastAsia="Times New Roman" w:hAnsi="Arial" w:cs="Arial"/>
          <w:b/>
          <w:bCs/>
          <w:color w:val="415161"/>
          <w:sz w:val="45"/>
          <w:szCs w:val="45"/>
        </w:rPr>
        <w:lastRenderedPageBreak/>
        <w:t>Step 2: Planning</w:t>
      </w:r>
    </w:p>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pict>
          <v:rect id="_x0000_i1030" style="width:7in;height:.75pt" o:hrpct="0" o:hralign="center" o:hrstd="t" o:hr="t" fillcolor="#a0a0a0" stroked="f"/>
        </w:pict>
      </w:r>
    </w:p>
    <w:tbl>
      <w:tblPr>
        <w:tblW w:w="14850" w:type="dxa"/>
        <w:tblCellMar>
          <w:top w:w="15" w:type="dxa"/>
          <w:left w:w="15" w:type="dxa"/>
          <w:bottom w:w="15" w:type="dxa"/>
          <w:right w:w="15" w:type="dxa"/>
        </w:tblCellMar>
        <w:tblLook w:val="04A0"/>
      </w:tblPr>
      <w:tblGrid>
        <w:gridCol w:w="1870"/>
        <w:gridCol w:w="14910"/>
      </w:tblGrid>
      <w:tr w:rsidR="00667949" w:rsidRPr="00667949" w:rsidTr="00667949">
        <w:tc>
          <w:tcPr>
            <w:tcW w:w="6975" w:type="dxa"/>
            <w:tcMar>
              <w:top w:w="0" w:type="dxa"/>
              <w:left w:w="225" w:type="dxa"/>
              <w:bottom w:w="0" w:type="dxa"/>
              <w:right w:w="225" w:type="dxa"/>
            </w:tcMar>
            <w:hideMark/>
          </w:tcPr>
          <w:p w:rsidR="00667949" w:rsidRPr="00667949" w:rsidRDefault="00667949" w:rsidP="00667949">
            <w:pPr>
              <w:spacing w:after="0" w:line="240" w:lineRule="auto"/>
              <w:jc w:val="both"/>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On a piece of paper sketch out a rough sketch of the shape you want your robot body to have. It is always best to have an idea of what you want your robot to look like before you begin its construction.</w:t>
            </w:r>
            <w:r w:rsidRPr="00667949">
              <w:rPr>
                <w:rFonts w:ascii="Times New Roman" w:eastAsia="Times New Roman" w:hAnsi="Times New Roman" w:cs="Times New Roman"/>
                <w:sz w:val="24"/>
                <w:szCs w:val="24"/>
              </w:rPr>
              <w:br/>
            </w:r>
            <w:r w:rsidRPr="00667949">
              <w:rPr>
                <w:rFonts w:ascii="Times New Roman" w:eastAsia="Times New Roman" w:hAnsi="Times New Roman" w:cs="Times New Roman"/>
                <w:sz w:val="24"/>
                <w:szCs w:val="24"/>
              </w:rPr>
              <w:br/>
              <w:t xml:space="preserve">Next you will want to sketch the shape of the robot body onto the protective sheet of the acrylic, this can be done easily with a pencil. If you do not have acrylic you could use; balsa wood, ply-board, foam-core, cardboard plastic containers or even food containers! You will also need to mark out where you want your </w:t>
            </w:r>
            <w:r w:rsidRPr="00667949">
              <w:rPr>
                <w:rFonts w:ascii="Times New Roman" w:eastAsia="Times New Roman" w:hAnsi="Times New Roman" w:cs="Times New Roman"/>
                <w:sz w:val="24"/>
                <w:szCs w:val="24"/>
              </w:rPr>
              <w:lastRenderedPageBreak/>
              <w:t>servo to go. To cut out the hole for the servo drill four holes on each corner where you want to put the servo, this is to allow the blade of the saw to be easily maneuverered, preventing finger loss.</w:t>
            </w:r>
          </w:p>
        </w:tc>
        <w:tc>
          <w:tcPr>
            <w:tcW w:w="6975" w:type="dxa"/>
            <w:tcMar>
              <w:top w:w="0" w:type="dxa"/>
              <w:left w:w="225" w:type="dxa"/>
              <w:bottom w:w="0" w:type="dxa"/>
              <w:right w:w="225" w:type="dxa"/>
            </w:tcMar>
            <w:hideMark/>
          </w:tcPr>
          <w:tbl>
            <w:tblPr>
              <w:tblW w:w="6975" w:type="dxa"/>
              <w:tblCellMar>
                <w:top w:w="15" w:type="dxa"/>
                <w:left w:w="15" w:type="dxa"/>
                <w:bottom w:w="15" w:type="dxa"/>
                <w:right w:w="15" w:type="dxa"/>
              </w:tblCellMar>
              <w:tblLook w:val="04A0"/>
            </w:tblPr>
            <w:tblGrid>
              <w:gridCol w:w="1446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lastRenderedPageBreak/>
                    <w:t> </w:t>
                  </w:r>
                </w:p>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0" cy="6858000"/>
                        <wp:effectExtent l="19050" t="0" r="0" b="0"/>
                        <wp:docPr id="15" name="Picture 15" descr="http://www.duino-robotics.com/uploads/2/2/9/8/22988902/8355721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duino-robotics.com/uploads/2/2/9/8/22988902/8355721_orig.jpg"/>
                                <pic:cNvPicPr>
                                  <a:picLocks noChangeAspect="1" noChangeArrowheads="1"/>
                                </pic:cNvPicPr>
                              </pic:nvPicPr>
                              <pic:blipFill>
                                <a:blip r:embed="rId19"/>
                                <a:srcRect/>
                                <a:stretch>
                                  <a:fillRect/>
                                </a:stretch>
                              </pic:blipFill>
                              <pic:spPr bwMode="auto">
                                <a:xfrm>
                                  <a:off x="0" y="0"/>
                                  <a:ext cx="9144000" cy="6858000"/>
                                </a:xfrm>
                                <a:prstGeom prst="rect">
                                  <a:avLst/>
                                </a:prstGeom>
                                <a:noFill/>
                                <a:ln w="9525">
                                  <a:noFill/>
                                  <a:miter lim="800000"/>
                                  <a:headEnd/>
                                  <a:tailEnd/>
                                </a:ln>
                              </pic:spPr>
                            </pic:pic>
                          </a:graphicData>
                        </a:graphic>
                      </wp:inline>
                    </w:drawing>
                  </w:r>
                </w:p>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tc>
            </w:tr>
            <w:tr w:rsidR="00667949" w:rsidRPr="00667949" w:rsidTr="00667949">
              <w:tc>
                <w:tcPr>
                  <w:tcW w:w="6" w:type="dxa"/>
                  <w:hideMark/>
                </w:tcPr>
                <w:tbl>
                  <w:tblPr>
                    <w:tblW w:w="0" w:type="auto"/>
                    <w:tblCellMar>
                      <w:top w:w="15" w:type="dxa"/>
                      <w:left w:w="15" w:type="dxa"/>
                      <w:bottom w:w="15" w:type="dxa"/>
                      <w:right w:w="15" w:type="dxa"/>
                    </w:tblCellMar>
                    <w:tblLook w:val="04A0"/>
                  </w:tblPr>
                  <w:tblGrid>
                    <w:gridCol w:w="1470"/>
                    <w:gridCol w:w="147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95350" cy="666750"/>
                              <wp:effectExtent l="19050" t="0" r="0" b="0"/>
                              <wp:docPr id="16" name="Picture 16" descr="http://www.duino-robotics.com/uploads/2/2/9/8/22988902/8355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duino-robotics.com/uploads/2/2/9/8/22988902/8355721.jpg"/>
                                      <pic:cNvPicPr>
                                        <a:picLocks noChangeAspect="1" noChangeArrowheads="1"/>
                                      </pic:cNvPicPr>
                                    </pic:nvPicPr>
                                    <pic:blipFill>
                                      <a:blip r:embed="rId20"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17" name="Picture 17" descr="http://www.duino-robotics.com/uploads/2/2/9/8/22988902/3672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duino-robotics.com/uploads/2/2/9/8/22988902/3672886.jpg"/>
                                      <pic:cNvPicPr>
                                        <a:picLocks noChangeAspect="1" noChangeArrowheads="1"/>
                                      </pic:cNvPicPr>
                                    </pic:nvPicPr>
                                    <pic:blipFill>
                                      <a:blip r:embed="rId21"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r>
                </w:tbl>
                <w:p w:rsidR="00667949" w:rsidRPr="00667949" w:rsidRDefault="00667949" w:rsidP="00667949">
                  <w:pPr>
                    <w:spacing w:after="0" w:line="240" w:lineRule="auto"/>
                    <w:rPr>
                      <w:rFonts w:ascii="Times New Roman" w:eastAsia="Times New Roman" w:hAnsi="Times New Roman" w:cs="Times New Roman"/>
                      <w:sz w:val="24"/>
                      <w:szCs w:val="24"/>
                    </w:rPr>
                  </w:pPr>
                </w:p>
              </w:tc>
            </w:tr>
          </w:tbl>
          <w:p w:rsidR="00667949" w:rsidRPr="00667949" w:rsidRDefault="00667949" w:rsidP="00667949">
            <w:pPr>
              <w:spacing w:after="0" w:line="240" w:lineRule="auto"/>
              <w:rPr>
                <w:rFonts w:ascii="Arial" w:eastAsia="Times New Roman" w:hAnsi="Arial" w:cs="Arial"/>
                <w:color w:val="FFFFFF"/>
                <w:sz w:val="20"/>
                <w:szCs w:val="20"/>
              </w:rPr>
            </w:pPr>
          </w:p>
        </w:tc>
      </w:tr>
    </w:tbl>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lastRenderedPageBreak/>
        <w:pict>
          <v:rect id="_x0000_i1031" style="width:10in;height:.75pt" o:hrpct="0" o:hralign="center" o:hrstd="t" o:hr="t" fillcolor="#a0a0a0" stroked="f"/>
        </w:pict>
      </w:r>
    </w:p>
    <w:p w:rsidR="00667949" w:rsidRPr="00667949" w:rsidRDefault="00667949" w:rsidP="00667949">
      <w:pPr>
        <w:shd w:val="clear" w:color="auto" w:fill="FFFFFF"/>
        <w:spacing w:after="0" w:line="240" w:lineRule="auto"/>
        <w:jc w:val="center"/>
        <w:outlineLvl w:val="1"/>
        <w:rPr>
          <w:rFonts w:ascii="Arial" w:eastAsia="Times New Roman" w:hAnsi="Arial" w:cs="Arial"/>
          <w:b/>
          <w:bCs/>
          <w:color w:val="415161"/>
          <w:sz w:val="45"/>
          <w:szCs w:val="45"/>
        </w:rPr>
      </w:pPr>
      <w:r w:rsidRPr="00667949">
        <w:rPr>
          <w:rFonts w:ascii="Arial" w:eastAsia="Times New Roman" w:hAnsi="Arial" w:cs="Arial"/>
          <w:b/>
          <w:bCs/>
          <w:color w:val="415161"/>
          <w:sz w:val="45"/>
          <w:szCs w:val="45"/>
        </w:rPr>
        <w:t>Step 3: Arduino Mounting Holes</w:t>
      </w:r>
    </w:p>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pict>
          <v:rect id="_x0000_i1032" style="width:7in;height:.75pt" o:hrpct="0" o:hralign="center" o:hrstd="t" o:hr="t" fillcolor="#a0a0a0" stroked="f"/>
        </w:pict>
      </w:r>
    </w:p>
    <w:tbl>
      <w:tblPr>
        <w:tblW w:w="14850" w:type="dxa"/>
        <w:tblCellMar>
          <w:top w:w="15" w:type="dxa"/>
          <w:left w:w="15" w:type="dxa"/>
          <w:bottom w:w="15" w:type="dxa"/>
          <w:right w:w="15" w:type="dxa"/>
        </w:tblCellMar>
        <w:tblLook w:val="04A0"/>
      </w:tblPr>
      <w:tblGrid>
        <w:gridCol w:w="14910"/>
        <w:gridCol w:w="1371"/>
      </w:tblGrid>
      <w:tr w:rsidR="00667949" w:rsidRPr="00667949" w:rsidTr="00667949">
        <w:tc>
          <w:tcPr>
            <w:tcW w:w="6975" w:type="dxa"/>
            <w:tcMar>
              <w:top w:w="0" w:type="dxa"/>
              <w:left w:w="225" w:type="dxa"/>
              <w:bottom w:w="0" w:type="dxa"/>
              <w:right w:w="225" w:type="dxa"/>
            </w:tcMar>
            <w:hideMark/>
          </w:tcPr>
          <w:tbl>
            <w:tblPr>
              <w:tblW w:w="6975" w:type="dxa"/>
              <w:tblCellMar>
                <w:top w:w="15" w:type="dxa"/>
                <w:left w:w="15" w:type="dxa"/>
                <w:bottom w:w="15" w:type="dxa"/>
                <w:right w:w="15" w:type="dxa"/>
              </w:tblCellMar>
              <w:tblLook w:val="04A0"/>
            </w:tblPr>
            <w:tblGrid>
              <w:gridCol w:w="1446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144000" cy="6858000"/>
                        <wp:effectExtent l="19050" t="0" r="0" b="0"/>
                        <wp:docPr id="20" name="Picture 20" descr="http://www.duino-robotics.com/uploads/2/2/9/8/22988902/1979345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duino-robotics.com/uploads/2/2/9/8/22988902/1979345_orig.jpg"/>
                                <pic:cNvPicPr>
                                  <a:picLocks noChangeAspect="1" noChangeArrowheads="1"/>
                                </pic:cNvPicPr>
                              </pic:nvPicPr>
                              <pic:blipFill>
                                <a:blip r:embed="rId22"/>
                                <a:srcRect/>
                                <a:stretch>
                                  <a:fillRect/>
                                </a:stretch>
                              </pic:blipFill>
                              <pic:spPr bwMode="auto">
                                <a:xfrm>
                                  <a:off x="0" y="0"/>
                                  <a:ext cx="9144000" cy="6858000"/>
                                </a:xfrm>
                                <a:prstGeom prst="rect">
                                  <a:avLst/>
                                </a:prstGeom>
                                <a:noFill/>
                                <a:ln w="9525">
                                  <a:noFill/>
                                  <a:miter lim="800000"/>
                                  <a:headEnd/>
                                  <a:tailEnd/>
                                </a:ln>
                              </pic:spPr>
                            </pic:pic>
                          </a:graphicData>
                        </a:graphic>
                      </wp:inline>
                    </w:drawing>
                  </w:r>
                </w:p>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tc>
            </w:tr>
            <w:tr w:rsidR="00667949" w:rsidRPr="00667949" w:rsidTr="00667949">
              <w:tc>
                <w:tcPr>
                  <w:tcW w:w="6" w:type="dxa"/>
                  <w:hideMark/>
                </w:tcPr>
                <w:tbl>
                  <w:tblPr>
                    <w:tblW w:w="0" w:type="auto"/>
                    <w:tblCellMar>
                      <w:top w:w="15" w:type="dxa"/>
                      <w:left w:w="15" w:type="dxa"/>
                      <w:bottom w:w="15" w:type="dxa"/>
                      <w:right w:w="15" w:type="dxa"/>
                    </w:tblCellMar>
                    <w:tblLook w:val="04A0"/>
                  </w:tblPr>
                  <w:tblGrid>
                    <w:gridCol w:w="1470"/>
                    <w:gridCol w:w="147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95350" cy="666750"/>
                              <wp:effectExtent l="19050" t="0" r="0" b="0"/>
                              <wp:docPr id="21" name="Picture 21" descr="http://www.duino-robotics.com/uploads/2/2/9/8/22988902/1979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duino-robotics.com/uploads/2/2/9/8/22988902/1979345.jpg"/>
                                      <pic:cNvPicPr>
                                        <a:picLocks noChangeAspect="1" noChangeArrowheads="1"/>
                                      </pic:cNvPicPr>
                                    </pic:nvPicPr>
                                    <pic:blipFill>
                                      <a:blip r:embed="rId23"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22" name="Picture 22" descr="http://www.duino-robotics.com/uploads/2/2/9/8/22988902/4797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uino-robotics.com/uploads/2/2/9/8/22988902/4797125.jpg"/>
                                      <pic:cNvPicPr>
                                        <a:picLocks noChangeAspect="1" noChangeArrowheads="1"/>
                                      </pic:cNvPicPr>
                                    </pic:nvPicPr>
                                    <pic:blipFill>
                                      <a:blip r:embed="rId24"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r>
                </w:tbl>
                <w:p w:rsidR="00667949" w:rsidRPr="00667949" w:rsidRDefault="00667949" w:rsidP="00667949">
                  <w:pPr>
                    <w:spacing w:after="0" w:line="240" w:lineRule="auto"/>
                    <w:rPr>
                      <w:rFonts w:ascii="Times New Roman" w:eastAsia="Times New Roman" w:hAnsi="Times New Roman" w:cs="Times New Roman"/>
                      <w:sz w:val="24"/>
                      <w:szCs w:val="24"/>
                    </w:rPr>
                  </w:pPr>
                </w:p>
              </w:tc>
            </w:tr>
          </w:tbl>
          <w:p w:rsidR="00667949" w:rsidRPr="00667949" w:rsidRDefault="00667949" w:rsidP="00667949">
            <w:pPr>
              <w:spacing w:after="0" w:line="240" w:lineRule="auto"/>
              <w:rPr>
                <w:rFonts w:ascii="Arial" w:eastAsia="Times New Roman" w:hAnsi="Arial" w:cs="Arial"/>
                <w:color w:val="FFFFFF"/>
                <w:sz w:val="20"/>
                <w:szCs w:val="20"/>
              </w:rPr>
            </w:pPr>
          </w:p>
        </w:tc>
        <w:tc>
          <w:tcPr>
            <w:tcW w:w="6975" w:type="dxa"/>
            <w:tcMar>
              <w:top w:w="0" w:type="dxa"/>
              <w:left w:w="225" w:type="dxa"/>
              <w:bottom w:w="0" w:type="dxa"/>
              <w:right w:w="225" w:type="dxa"/>
            </w:tcMar>
            <w:hideMark/>
          </w:tcPr>
          <w:p w:rsidR="00667949" w:rsidRPr="00667949" w:rsidRDefault="00667949" w:rsidP="00667949">
            <w:pPr>
              <w:spacing w:after="0" w:line="240" w:lineRule="auto"/>
              <w:jc w:val="both"/>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lastRenderedPageBreak/>
              <w:t xml:space="preserve">The Arduino will be attached to the robot body using M3 screws and spacers so you will also mark where the mounting holes are on the Arduino so they can be drilled out. Once all </w:t>
            </w:r>
            <w:r w:rsidRPr="00667949">
              <w:rPr>
                <w:rFonts w:ascii="Times New Roman" w:eastAsia="Times New Roman" w:hAnsi="Times New Roman" w:cs="Times New Roman"/>
                <w:sz w:val="24"/>
                <w:szCs w:val="24"/>
              </w:rPr>
              <w:lastRenderedPageBreak/>
              <w:t>of this has been done cut out the robot shape on a bandsaw, if you don’t have a bandsaw you can use a coping saw.</w:t>
            </w:r>
          </w:p>
        </w:tc>
      </w:tr>
    </w:tbl>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lastRenderedPageBreak/>
        <w:pict>
          <v:rect id="_x0000_i1033" style="width:10in;height:.75pt" o:hrpct="0" o:hralign="center" o:hrstd="t" o:hr="t" fillcolor="#a0a0a0" stroked="f"/>
        </w:pict>
      </w:r>
    </w:p>
    <w:p w:rsidR="00667949" w:rsidRPr="00667949" w:rsidRDefault="00667949" w:rsidP="00667949">
      <w:pPr>
        <w:shd w:val="clear" w:color="auto" w:fill="FFFFFF"/>
        <w:spacing w:after="0" w:line="240" w:lineRule="auto"/>
        <w:jc w:val="center"/>
        <w:outlineLvl w:val="1"/>
        <w:rPr>
          <w:rFonts w:ascii="Arial" w:eastAsia="Times New Roman" w:hAnsi="Arial" w:cs="Arial"/>
          <w:b/>
          <w:bCs/>
          <w:color w:val="415161"/>
          <w:sz w:val="45"/>
          <w:szCs w:val="45"/>
        </w:rPr>
      </w:pPr>
      <w:r w:rsidRPr="00667949">
        <w:rPr>
          <w:rFonts w:ascii="Arial" w:eastAsia="Times New Roman" w:hAnsi="Arial" w:cs="Arial"/>
          <w:b/>
          <w:bCs/>
          <w:color w:val="415161"/>
          <w:sz w:val="45"/>
          <w:szCs w:val="45"/>
        </w:rPr>
        <w:lastRenderedPageBreak/>
        <w:t>Step 4: Ultrasonic Mounting Bracket</w:t>
      </w:r>
    </w:p>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pict>
          <v:rect id="_x0000_i1034" style="width:7in;height:.75pt" o:hrpct="0" o:hralign="center" o:hrstd="t" o:hr="t" fillcolor="#a0a0a0" stroked="f"/>
        </w:pict>
      </w:r>
    </w:p>
    <w:tbl>
      <w:tblPr>
        <w:tblW w:w="14850" w:type="dxa"/>
        <w:tblCellMar>
          <w:top w:w="15" w:type="dxa"/>
          <w:left w:w="15" w:type="dxa"/>
          <w:bottom w:w="15" w:type="dxa"/>
          <w:right w:w="15" w:type="dxa"/>
        </w:tblCellMar>
        <w:tblLook w:val="04A0"/>
      </w:tblPr>
      <w:tblGrid>
        <w:gridCol w:w="1550"/>
        <w:gridCol w:w="14910"/>
      </w:tblGrid>
      <w:tr w:rsidR="00667949" w:rsidRPr="00667949" w:rsidTr="00667949">
        <w:tc>
          <w:tcPr>
            <w:tcW w:w="6975" w:type="dxa"/>
            <w:tcMar>
              <w:top w:w="0" w:type="dxa"/>
              <w:left w:w="225" w:type="dxa"/>
              <w:bottom w:w="0" w:type="dxa"/>
              <w:right w:w="225" w:type="dxa"/>
            </w:tcMar>
            <w:hideMark/>
          </w:tcPr>
          <w:p w:rsidR="00667949" w:rsidRPr="00667949" w:rsidRDefault="00667949" w:rsidP="00667949">
            <w:pPr>
              <w:spacing w:after="0" w:line="240" w:lineRule="auto"/>
              <w:jc w:val="both"/>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Next you need to make the bracket to hold the ultrasonic sensor. Mark and cut the aluminium square bracket to an appropriate size.</w:t>
            </w:r>
            <w:r w:rsidRPr="00667949">
              <w:rPr>
                <w:rFonts w:ascii="Times New Roman" w:eastAsia="Times New Roman" w:hAnsi="Times New Roman" w:cs="Times New Roman"/>
                <w:sz w:val="24"/>
                <w:szCs w:val="24"/>
              </w:rPr>
              <w:br/>
              <w:t>Hot glue the servo horn onto the aluminium. Drill some holes in the bracket, these are what we are going to use to attach the acrylic front plate to the bracket.</w:t>
            </w:r>
            <w:r w:rsidRPr="00667949">
              <w:rPr>
                <w:rFonts w:ascii="Times New Roman" w:eastAsia="Times New Roman" w:hAnsi="Times New Roman" w:cs="Times New Roman"/>
                <w:sz w:val="24"/>
                <w:szCs w:val="24"/>
              </w:rPr>
              <w:br/>
              <w:t xml:space="preserve">Trace around the sensor on a piece of acrylic, cutting out the general shape and drilling holes for </w:t>
            </w:r>
            <w:r w:rsidRPr="00667949">
              <w:rPr>
                <w:rFonts w:ascii="Times New Roman" w:eastAsia="Times New Roman" w:hAnsi="Times New Roman" w:cs="Times New Roman"/>
                <w:sz w:val="24"/>
                <w:szCs w:val="24"/>
              </w:rPr>
              <w:lastRenderedPageBreak/>
              <w:t>the 'eyes' to poke through. Make sure that the width of the acrylic piece is the same as that as your bracket so when joining them the edges will be flush.</w:t>
            </w:r>
            <w:r w:rsidRPr="00667949">
              <w:rPr>
                <w:rFonts w:ascii="Times New Roman" w:eastAsia="Times New Roman" w:hAnsi="Times New Roman" w:cs="Times New Roman"/>
                <w:sz w:val="24"/>
                <w:szCs w:val="24"/>
              </w:rPr>
              <w:br/>
              <w:t>Using screws and nuts attach the acrylic plate onto the square bracket.</w:t>
            </w:r>
          </w:p>
        </w:tc>
        <w:tc>
          <w:tcPr>
            <w:tcW w:w="6975" w:type="dxa"/>
            <w:tcMar>
              <w:top w:w="0" w:type="dxa"/>
              <w:left w:w="225" w:type="dxa"/>
              <w:bottom w:w="0" w:type="dxa"/>
              <w:right w:w="225" w:type="dxa"/>
            </w:tcMar>
            <w:hideMark/>
          </w:tcPr>
          <w:tbl>
            <w:tblPr>
              <w:tblW w:w="6975" w:type="dxa"/>
              <w:tblCellMar>
                <w:top w:w="15" w:type="dxa"/>
                <w:left w:w="15" w:type="dxa"/>
                <w:bottom w:w="15" w:type="dxa"/>
                <w:right w:w="15" w:type="dxa"/>
              </w:tblCellMar>
              <w:tblLook w:val="04A0"/>
            </w:tblPr>
            <w:tblGrid>
              <w:gridCol w:w="1446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lastRenderedPageBreak/>
                    <w:t> </w:t>
                  </w:r>
                </w:p>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0" cy="6858000"/>
                        <wp:effectExtent l="19050" t="0" r="0" b="0"/>
                        <wp:docPr id="25" name="Picture 25" descr="http://www.duino-robotics.com/uploads/2/2/9/8/22988902/1438498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uino-robotics.com/uploads/2/2/9/8/22988902/1438498_orig.jpg"/>
                                <pic:cNvPicPr>
                                  <a:picLocks noChangeAspect="1" noChangeArrowheads="1"/>
                                </pic:cNvPicPr>
                              </pic:nvPicPr>
                              <pic:blipFill>
                                <a:blip r:embed="rId25"/>
                                <a:srcRect/>
                                <a:stretch>
                                  <a:fillRect/>
                                </a:stretch>
                              </pic:blipFill>
                              <pic:spPr bwMode="auto">
                                <a:xfrm>
                                  <a:off x="0" y="0"/>
                                  <a:ext cx="9144000" cy="6858000"/>
                                </a:xfrm>
                                <a:prstGeom prst="rect">
                                  <a:avLst/>
                                </a:prstGeom>
                                <a:noFill/>
                                <a:ln w="9525">
                                  <a:noFill/>
                                  <a:miter lim="800000"/>
                                  <a:headEnd/>
                                  <a:tailEnd/>
                                </a:ln>
                              </pic:spPr>
                            </pic:pic>
                          </a:graphicData>
                        </a:graphic>
                      </wp:inline>
                    </w:drawing>
                  </w:r>
                </w:p>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tc>
            </w:tr>
            <w:tr w:rsidR="00667949" w:rsidRPr="00667949" w:rsidTr="00667949">
              <w:tc>
                <w:tcPr>
                  <w:tcW w:w="6" w:type="dxa"/>
                  <w:hideMark/>
                </w:tcPr>
                <w:tbl>
                  <w:tblPr>
                    <w:tblW w:w="0" w:type="auto"/>
                    <w:tblCellMar>
                      <w:top w:w="15" w:type="dxa"/>
                      <w:left w:w="15" w:type="dxa"/>
                      <w:bottom w:w="15" w:type="dxa"/>
                      <w:right w:w="15" w:type="dxa"/>
                    </w:tblCellMar>
                    <w:tblLook w:val="04A0"/>
                  </w:tblPr>
                  <w:tblGrid>
                    <w:gridCol w:w="1470"/>
                    <w:gridCol w:w="1470"/>
                    <w:gridCol w:w="1470"/>
                    <w:gridCol w:w="1470"/>
                    <w:gridCol w:w="1470"/>
                    <w:gridCol w:w="1470"/>
                    <w:gridCol w:w="147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95350" cy="666750"/>
                              <wp:effectExtent l="19050" t="0" r="0" b="0"/>
                              <wp:docPr id="26" name="Picture 26" descr="http://www.duino-robotics.com/uploads/2/2/9/8/22988902/1438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duino-robotics.com/uploads/2/2/9/8/22988902/1438498.jpg"/>
                                      <pic:cNvPicPr>
                                        <a:picLocks noChangeAspect="1" noChangeArrowheads="1"/>
                                      </pic:cNvPicPr>
                                    </pic:nvPicPr>
                                    <pic:blipFill>
                                      <a:blip r:embed="rId26"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27" name="Picture 27" descr="http://www.duino-robotics.com/uploads/2/2/9/8/22988902/5232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duino-robotics.com/uploads/2/2/9/8/22988902/5232633.jpg"/>
                                      <pic:cNvPicPr>
                                        <a:picLocks noChangeAspect="1" noChangeArrowheads="1"/>
                                      </pic:cNvPicPr>
                                    </pic:nvPicPr>
                                    <pic:blipFill>
                                      <a:blip r:embed="rId27"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28" name="Picture 28" descr="http://www.duino-robotics.com/uploads/2/2/9/8/22988902/41006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uino-robotics.com/uploads/2/2/9/8/22988902/4100696.jpg"/>
                                      <pic:cNvPicPr>
                                        <a:picLocks noChangeAspect="1" noChangeArrowheads="1"/>
                                      </pic:cNvPicPr>
                                    </pic:nvPicPr>
                                    <pic:blipFill>
                                      <a:blip r:embed="rId28"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29" name="Picture 29" descr="http://www.duino-robotics.com/uploads/2/2/9/8/22988902/8928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duino-robotics.com/uploads/2/2/9/8/22988902/8928400.jpg"/>
                                      <pic:cNvPicPr>
                                        <a:picLocks noChangeAspect="1" noChangeArrowheads="1"/>
                                      </pic:cNvPicPr>
                                    </pic:nvPicPr>
                                    <pic:blipFill>
                                      <a:blip r:embed="rId29"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30" name="Picture 30" descr="http://www.duino-robotics.com/uploads/2/2/9/8/22988902/4873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duino-robotics.com/uploads/2/2/9/8/22988902/4873685.jpg"/>
                                      <pic:cNvPicPr>
                                        <a:picLocks noChangeAspect="1" noChangeArrowheads="1"/>
                                      </pic:cNvPicPr>
                                    </pic:nvPicPr>
                                    <pic:blipFill>
                                      <a:blip r:embed="rId30"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31" name="Picture 31" descr="http://www.duino-robotics.com/uploads/2/2/9/8/22988902/54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duino-robotics.com/uploads/2/2/9/8/22988902/54550.jpg"/>
                                      <pic:cNvPicPr>
                                        <a:picLocks noChangeAspect="1" noChangeArrowheads="1"/>
                                      </pic:cNvPicPr>
                                    </pic:nvPicPr>
                                    <pic:blipFill>
                                      <a:blip r:embed="rId31"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32" name="Picture 32" descr="http://www.duino-robotics.com/uploads/2/2/9/8/22988902/2578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duino-robotics.com/uploads/2/2/9/8/22988902/2578225.jpg"/>
                                      <pic:cNvPicPr>
                                        <a:picLocks noChangeAspect="1" noChangeArrowheads="1"/>
                                      </pic:cNvPicPr>
                                    </pic:nvPicPr>
                                    <pic:blipFill>
                                      <a:blip r:embed="rId32"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r>
                </w:tbl>
                <w:p w:rsidR="00667949" w:rsidRPr="00667949" w:rsidRDefault="00667949" w:rsidP="00667949">
                  <w:pPr>
                    <w:spacing w:after="0" w:line="240" w:lineRule="auto"/>
                    <w:rPr>
                      <w:rFonts w:ascii="Times New Roman" w:eastAsia="Times New Roman" w:hAnsi="Times New Roman" w:cs="Times New Roman"/>
                      <w:sz w:val="24"/>
                      <w:szCs w:val="24"/>
                    </w:rPr>
                  </w:pPr>
                </w:p>
              </w:tc>
            </w:tr>
          </w:tbl>
          <w:p w:rsidR="00667949" w:rsidRPr="00667949" w:rsidRDefault="00667949" w:rsidP="00667949">
            <w:pPr>
              <w:spacing w:after="0" w:line="240" w:lineRule="auto"/>
              <w:rPr>
                <w:rFonts w:ascii="Arial" w:eastAsia="Times New Roman" w:hAnsi="Arial" w:cs="Arial"/>
                <w:color w:val="FFFFFF"/>
                <w:sz w:val="20"/>
                <w:szCs w:val="20"/>
              </w:rPr>
            </w:pPr>
          </w:p>
        </w:tc>
      </w:tr>
    </w:tbl>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lastRenderedPageBreak/>
        <w:pict>
          <v:rect id="_x0000_i1035" style="width:10in;height:.75pt" o:hrpct="0" o:hralign="center" o:hrstd="t" o:hr="t" fillcolor="#a0a0a0" stroked="f"/>
        </w:pict>
      </w:r>
    </w:p>
    <w:p w:rsidR="00667949" w:rsidRPr="00667949" w:rsidRDefault="00667949" w:rsidP="00667949">
      <w:pPr>
        <w:shd w:val="clear" w:color="auto" w:fill="FFFFFF"/>
        <w:spacing w:after="0" w:line="240" w:lineRule="auto"/>
        <w:jc w:val="center"/>
        <w:outlineLvl w:val="1"/>
        <w:rPr>
          <w:rFonts w:ascii="Arial" w:eastAsia="Times New Roman" w:hAnsi="Arial" w:cs="Arial"/>
          <w:b/>
          <w:bCs/>
          <w:color w:val="415161"/>
          <w:sz w:val="45"/>
          <w:szCs w:val="45"/>
        </w:rPr>
      </w:pPr>
      <w:r w:rsidRPr="00667949">
        <w:rPr>
          <w:rFonts w:ascii="Arial" w:eastAsia="Times New Roman" w:hAnsi="Arial" w:cs="Arial"/>
          <w:b/>
          <w:bCs/>
          <w:color w:val="415161"/>
          <w:sz w:val="45"/>
          <w:szCs w:val="45"/>
        </w:rPr>
        <w:t>Step 5: Drivetrain</w:t>
      </w:r>
    </w:p>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pict>
          <v:rect id="_x0000_i1036" style="width:7in;height:.75pt" o:hrpct="0" o:hralign="center" o:hrstd="t" o:hr="t" fillcolor="#a0a0a0" stroked="f"/>
        </w:pict>
      </w:r>
    </w:p>
    <w:tbl>
      <w:tblPr>
        <w:tblW w:w="14850" w:type="dxa"/>
        <w:tblCellMar>
          <w:top w:w="15" w:type="dxa"/>
          <w:left w:w="15" w:type="dxa"/>
          <w:bottom w:w="15" w:type="dxa"/>
          <w:right w:w="15" w:type="dxa"/>
        </w:tblCellMar>
        <w:tblLook w:val="04A0"/>
      </w:tblPr>
      <w:tblGrid>
        <w:gridCol w:w="14910"/>
        <w:gridCol w:w="1557"/>
      </w:tblGrid>
      <w:tr w:rsidR="00667949" w:rsidRPr="00667949" w:rsidTr="00667949">
        <w:tc>
          <w:tcPr>
            <w:tcW w:w="6975" w:type="dxa"/>
            <w:tcMar>
              <w:top w:w="0" w:type="dxa"/>
              <w:left w:w="225" w:type="dxa"/>
              <w:bottom w:w="0" w:type="dxa"/>
              <w:right w:w="225" w:type="dxa"/>
            </w:tcMar>
            <w:hideMark/>
          </w:tcPr>
          <w:tbl>
            <w:tblPr>
              <w:tblW w:w="6975" w:type="dxa"/>
              <w:tblCellMar>
                <w:top w:w="15" w:type="dxa"/>
                <w:left w:w="15" w:type="dxa"/>
                <w:bottom w:w="15" w:type="dxa"/>
                <w:right w:w="15" w:type="dxa"/>
              </w:tblCellMar>
              <w:tblLook w:val="04A0"/>
            </w:tblPr>
            <w:tblGrid>
              <w:gridCol w:w="1446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144000" cy="6858000"/>
                        <wp:effectExtent l="19050" t="0" r="0" b="0"/>
                        <wp:docPr id="35" name="Picture 35" descr="http://www.duino-robotics.com/uploads/2/2/9/8/22988902/6585414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duino-robotics.com/uploads/2/2/9/8/22988902/6585414_orig.jpg"/>
                                <pic:cNvPicPr>
                                  <a:picLocks noChangeAspect="1" noChangeArrowheads="1"/>
                                </pic:cNvPicPr>
                              </pic:nvPicPr>
                              <pic:blipFill>
                                <a:blip r:embed="rId33"/>
                                <a:srcRect/>
                                <a:stretch>
                                  <a:fillRect/>
                                </a:stretch>
                              </pic:blipFill>
                              <pic:spPr bwMode="auto">
                                <a:xfrm>
                                  <a:off x="0" y="0"/>
                                  <a:ext cx="9144000" cy="6858000"/>
                                </a:xfrm>
                                <a:prstGeom prst="rect">
                                  <a:avLst/>
                                </a:prstGeom>
                                <a:noFill/>
                                <a:ln w="9525">
                                  <a:noFill/>
                                  <a:miter lim="800000"/>
                                  <a:headEnd/>
                                  <a:tailEnd/>
                                </a:ln>
                              </pic:spPr>
                            </pic:pic>
                          </a:graphicData>
                        </a:graphic>
                      </wp:inline>
                    </w:drawing>
                  </w:r>
                </w:p>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tc>
            </w:tr>
            <w:tr w:rsidR="00667949" w:rsidRPr="00667949" w:rsidTr="00667949">
              <w:tc>
                <w:tcPr>
                  <w:tcW w:w="6" w:type="dxa"/>
                  <w:hideMark/>
                </w:tcPr>
                <w:tbl>
                  <w:tblPr>
                    <w:tblW w:w="0" w:type="auto"/>
                    <w:tblCellMar>
                      <w:top w:w="15" w:type="dxa"/>
                      <w:left w:w="15" w:type="dxa"/>
                      <w:bottom w:w="15" w:type="dxa"/>
                      <w:right w:w="15" w:type="dxa"/>
                    </w:tblCellMar>
                    <w:tblLook w:val="04A0"/>
                  </w:tblPr>
                  <w:tblGrid>
                    <w:gridCol w:w="1470"/>
                    <w:gridCol w:w="1470"/>
                    <w:gridCol w:w="147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95350" cy="666750"/>
                              <wp:effectExtent l="19050" t="0" r="0" b="0"/>
                              <wp:docPr id="36" name="Picture 36" descr="http://www.duino-robotics.com/uploads/2/2/9/8/22988902/6585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duino-robotics.com/uploads/2/2/9/8/22988902/6585414.jpg"/>
                                      <pic:cNvPicPr>
                                        <a:picLocks noChangeAspect="1" noChangeArrowheads="1"/>
                                      </pic:cNvPicPr>
                                    </pic:nvPicPr>
                                    <pic:blipFill>
                                      <a:blip r:embed="rId34"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37" name="Picture 37" descr="http://www.duino-robotics.com/uploads/2/2/9/8/22988902/252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duino-robotics.com/uploads/2/2/9/8/22988902/252103.jpg"/>
                                      <pic:cNvPicPr>
                                        <a:picLocks noChangeAspect="1" noChangeArrowheads="1"/>
                                      </pic:cNvPicPr>
                                    </pic:nvPicPr>
                                    <pic:blipFill>
                                      <a:blip r:embed="rId35"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38" name="Picture 38" descr="http://www.duino-robotics.com/uploads/2/2/9/8/22988902/9641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duino-robotics.com/uploads/2/2/9/8/22988902/9641601.jpg"/>
                                      <pic:cNvPicPr>
                                        <a:picLocks noChangeAspect="1" noChangeArrowheads="1"/>
                                      </pic:cNvPicPr>
                                    </pic:nvPicPr>
                                    <pic:blipFill>
                                      <a:blip r:embed="rId36"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r>
                </w:tbl>
                <w:p w:rsidR="00667949" w:rsidRPr="00667949" w:rsidRDefault="00667949" w:rsidP="00667949">
                  <w:pPr>
                    <w:spacing w:after="0" w:line="240" w:lineRule="auto"/>
                    <w:rPr>
                      <w:rFonts w:ascii="Times New Roman" w:eastAsia="Times New Roman" w:hAnsi="Times New Roman" w:cs="Times New Roman"/>
                      <w:sz w:val="24"/>
                      <w:szCs w:val="24"/>
                    </w:rPr>
                  </w:pPr>
                </w:p>
              </w:tc>
            </w:tr>
          </w:tbl>
          <w:p w:rsidR="00667949" w:rsidRPr="00667949" w:rsidRDefault="00667949" w:rsidP="00667949">
            <w:pPr>
              <w:spacing w:after="0" w:line="240" w:lineRule="auto"/>
              <w:rPr>
                <w:rFonts w:ascii="Arial" w:eastAsia="Times New Roman" w:hAnsi="Arial" w:cs="Arial"/>
                <w:color w:val="FFFFFF"/>
                <w:sz w:val="20"/>
                <w:szCs w:val="20"/>
              </w:rPr>
            </w:pPr>
          </w:p>
        </w:tc>
        <w:tc>
          <w:tcPr>
            <w:tcW w:w="6975" w:type="dxa"/>
            <w:tcMar>
              <w:top w:w="0" w:type="dxa"/>
              <w:left w:w="225" w:type="dxa"/>
              <w:bottom w:w="0" w:type="dxa"/>
              <w:right w:w="225" w:type="dxa"/>
            </w:tcMar>
            <w:hideMark/>
          </w:tcPr>
          <w:p w:rsidR="00667949" w:rsidRPr="00667949" w:rsidRDefault="00667949" w:rsidP="00667949">
            <w:pPr>
              <w:spacing w:after="0" w:line="240" w:lineRule="auto"/>
              <w:jc w:val="both"/>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lastRenderedPageBreak/>
              <w:t xml:space="preserve">Now you will want to attach your drivetrain. In my case I am using 2 DC Motor Gearboxes that are from an old robot kit called ‘Cybot’, you could just as well </w:t>
            </w:r>
            <w:r w:rsidRPr="00667949">
              <w:rPr>
                <w:rFonts w:ascii="Times New Roman" w:eastAsia="Times New Roman" w:hAnsi="Times New Roman" w:cs="Times New Roman"/>
                <w:sz w:val="24"/>
                <w:szCs w:val="24"/>
              </w:rPr>
              <w:lastRenderedPageBreak/>
              <w:t>use a Tamiya DC Motor Gearbox or some Continuous Rotation Servos. If you are using Continuous Rotation Servos you will not need the L293D Motor Driver IC. You can attach the drivetrain using either Hot glue or Double Sided Foam Tape, I have used the latter in this case. You will also need to attach the Micro Servo to the robot body, I did this using Hot glue.</w:t>
            </w:r>
            <w:r w:rsidRPr="00667949">
              <w:rPr>
                <w:rFonts w:ascii="Times New Roman" w:eastAsia="Times New Roman" w:hAnsi="Times New Roman" w:cs="Times New Roman"/>
                <w:sz w:val="24"/>
                <w:szCs w:val="24"/>
              </w:rPr>
              <w:br/>
              <w:t xml:space="preserve">Now because the robot won't balance on two wheels </w:t>
            </w:r>
            <w:r w:rsidRPr="00667949">
              <w:rPr>
                <w:rFonts w:ascii="Times New Roman" w:eastAsia="Times New Roman" w:hAnsi="Times New Roman" w:cs="Times New Roman"/>
                <w:sz w:val="24"/>
                <w:szCs w:val="24"/>
              </w:rPr>
              <w:lastRenderedPageBreak/>
              <w:t>we will need to add what is known as a castor or support wheel. To do this I took a lid off a roll on deodorant stick, brought it to the appropriate height using some scrap timber and squished a third of a table tennis ball.</w:t>
            </w:r>
            <w:r w:rsidRPr="00667949">
              <w:rPr>
                <w:rFonts w:ascii="Times New Roman" w:eastAsia="Times New Roman" w:hAnsi="Times New Roman" w:cs="Times New Roman"/>
                <w:sz w:val="24"/>
                <w:szCs w:val="24"/>
              </w:rPr>
              <w:br/>
              <w:t>Inserting the table tennis ball creates a pretty nifty castor wheel.</w:t>
            </w:r>
          </w:p>
        </w:tc>
      </w:tr>
    </w:tbl>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lastRenderedPageBreak/>
        <w:pict>
          <v:rect id="_x0000_i1037" style="width:10in;height:.75pt" o:hrpct="0" o:hralign="center" o:hrstd="t" o:hr="t" fillcolor="#a0a0a0" stroked="f"/>
        </w:pict>
      </w:r>
    </w:p>
    <w:p w:rsidR="00667949" w:rsidRPr="00667949" w:rsidRDefault="00667949" w:rsidP="00667949">
      <w:pPr>
        <w:shd w:val="clear" w:color="auto" w:fill="FFFFFF"/>
        <w:spacing w:after="0" w:line="240" w:lineRule="auto"/>
        <w:jc w:val="center"/>
        <w:outlineLvl w:val="1"/>
        <w:rPr>
          <w:rFonts w:ascii="Arial" w:eastAsia="Times New Roman" w:hAnsi="Arial" w:cs="Arial"/>
          <w:b/>
          <w:bCs/>
          <w:color w:val="415161"/>
          <w:sz w:val="45"/>
          <w:szCs w:val="45"/>
        </w:rPr>
      </w:pPr>
      <w:r w:rsidRPr="00667949">
        <w:rPr>
          <w:rFonts w:ascii="Arial" w:eastAsia="Times New Roman" w:hAnsi="Arial" w:cs="Arial"/>
          <w:b/>
          <w:bCs/>
          <w:color w:val="415161"/>
          <w:sz w:val="45"/>
          <w:szCs w:val="45"/>
        </w:rPr>
        <w:t>Step 6: Checkpoint</w:t>
      </w:r>
    </w:p>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pict>
          <v:rect id="_x0000_i1038" style="width:7in;height:.75pt" o:hrpct="0" o:hralign="center" o:hrstd="t" o:hr="t" fillcolor="#a0a0a0" stroked="f"/>
        </w:pict>
      </w:r>
    </w:p>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t>So far this is what the robot looks like.</w:t>
      </w:r>
    </w:p>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pict>
          <v:rect id="_x0000_i1039" style="width:10in;height:.75pt" o:hrpct="0" o:hralign="center" o:hrstd="t" o:hr="t" fillcolor="#a0a0a0" stroked="f"/>
        </w:pict>
      </w:r>
    </w:p>
    <w:tbl>
      <w:tblPr>
        <w:tblW w:w="14850" w:type="dxa"/>
        <w:tblCellMar>
          <w:top w:w="15" w:type="dxa"/>
          <w:left w:w="15" w:type="dxa"/>
          <w:bottom w:w="15" w:type="dxa"/>
          <w:right w:w="15" w:type="dxa"/>
        </w:tblCellMar>
        <w:tblLook w:val="04A0"/>
      </w:tblPr>
      <w:tblGrid>
        <w:gridCol w:w="14880"/>
        <w:gridCol w:w="456"/>
      </w:tblGrid>
      <w:tr w:rsidR="00667949" w:rsidRPr="00667949" w:rsidTr="00667949">
        <w:tc>
          <w:tcPr>
            <w:tcW w:w="6975" w:type="dxa"/>
            <w:tcMar>
              <w:top w:w="0" w:type="dxa"/>
              <w:left w:w="225" w:type="dxa"/>
              <w:bottom w:w="0" w:type="dxa"/>
              <w:right w:w="225" w:type="dxa"/>
            </w:tcMar>
            <w:hideMark/>
          </w:tcPr>
          <w:p w:rsidR="00667949" w:rsidRPr="00667949" w:rsidRDefault="00667949" w:rsidP="00667949">
            <w:pPr>
              <w:spacing w:after="0" w:line="240" w:lineRule="auto"/>
              <w:jc w:val="center"/>
              <w:divId w:val="1082020973"/>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144000" cy="6858000"/>
                  <wp:effectExtent l="19050" t="0" r="0" b="0"/>
                  <wp:docPr id="42" name="Picture 4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
                          <pic:cNvPicPr>
                            <a:picLocks noChangeAspect="1" noChangeArrowheads="1"/>
                          </pic:cNvPicPr>
                        </pic:nvPicPr>
                        <pic:blipFill>
                          <a:blip r:embed="rId37"/>
                          <a:srcRect/>
                          <a:stretch>
                            <a:fillRect/>
                          </a:stretch>
                        </pic:blipFill>
                        <pic:spPr bwMode="auto">
                          <a:xfrm>
                            <a:off x="0" y="0"/>
                            <a:ext cx="9144000" cy="6858000"/>
                          </a:xfrm>
                          <a:prstGeom prst="rect">
                            <a:avLst/>
                          </a:prstGeom>
                          <a:noFill/>
                          <a:ln w="9525">
                            <a:noFill/>
                            <a:miter lim="800000"/>
                            <a:headEnd/>
                            <a:tailEnd/>
                          </a:ln>
                        </pic:spPr>
                      </pic:pic>
                    </a:graphicData>
                  </a:graphic>
                </wp:inline>
              </w:drawing>
            </w:r>
          </w:p>
        </w:tc>
        <w:tc>
          <w:tcPr>
            <w:tcW w:w="6975" w:type="dxa"/>
            <w:tcMar>
              <w:top w:w="0" w:type="dxa"/>
              <w:left w:w="225" w:type="dxa"/>
              <w:bottom w:w="0" w:type="dxa"/>
              <w:right w:w="225" w:type="dxa"/>
            </w:tcMar>
            <w:hideMark/>
          </w:tcPr>
          <w:p w:rsidR="00667949" w:rsidRPr="00667949" w:rsidRDefault="00667949" w:rsidP="00667949">
            <w:pPr>
              <w:spacing w:after="0" w:line="240" w:lineRule="auto"/>
              <w:rPr>
                <w:rFonts w:ascii="Times New Roman" w:eastAsia="Times New Roman" w:hAnsi="Times New Roman" w:cs="Times New Roman"/>
                <w:sz w:val="24"/>
                <w:szCs w:val="24"/>
              </w:rPr>
            </w:pPr>
          </w:p>
        </w:tc>
      </w:tr>
    </w:tbl>
    <w:p w:rsidR="00667949" w:rsidRPr="00667949" w:rsidRDefault="00667949" w:rsidP="00667949">
      <w:pPr>
        <w:shd w:val="clear" w:color="auto" w:fill="FFFFFF"/>
        <w:spacing w:after="0" w:line="480" w:lineRule="atLeast"/>
        <w:rPr>
          <w:rFonts w:ascii="Arial" w:eastAsia="Times New Roman" w:hAnsi="Arial" w:cs="Arial"/>
          <w:color w:val="415161"/>
          <w:sz w:val="24"/>
          <w:szCs w:val="24"/>
        </w:rPr>
      </w:pPr>
      <w:r w:rsidRPr="00667949">
        <w:rPr>
          <w:rFonts w:ascii="Arial" w:eastAsia="Times New Roman" w:hAnsi="Arial" w:cs="Arial"/>
          <w:color w:val="415161"/>
          <w:sz w:val="24"/>
          <w:szCs w:val="24"/>
        </w:rPr>
        <w:pict>
          <v:rect id="_x0000_i1040" style="width:10in;height:.75pt" o:hrpct="0" o:hralign="center" o:hrstd="t" o:hr="t" fillcolor="#a0a0a0" stroked="f"/>
        </w:pict>
      </w:r>
    </w:p>
    <w:p w:rsidR="00667949" w:rsidRPr="00667949" w:rsidRDefault="00667949" w:rsidP="00667949">
      <w:pPr>
        <w:shd w:val="clear" w:color="auto" w:fill="FFFFFF"/>
        <w:spacing w:after="0" w:line="480" w:lineRule="atLeast"/>
        <w:rPr>
          <w:ins w:id="0" w:author="Unknown"/>
          <w:rFonts w:ascii="Arial" w:eastAsia="Times New Roman" w:hAnsi="Arial" w:cs="Arial"/>
          <w:color w:val="415161"/>
          <w:sz w:val="24"/>
          <w:szCs w:val="24"/>
        </w:rPr>
      </w:pPr>
      <w:ins w:id="1" w:author="Unknown">
        <w:r w:rsidRPr="00667949">
          <w:rPr>
            <w:rFonts w:ascii="Arial" w:eastAsia="Times New Roman" w:hAnsi="Arial" w:cs="Arial"/>
            <w:color w:val="415161"/>
            <w:sz w:val="24"/>
            <w:szCs w:val="24"/>
          </w:rPr>
          <w:pict>
            <v:rect id="_x0000_i1041" style="width:10in;height:.75pt" o:hrpct="0" o:hralign="center" o:hrstd="t" o:hr="t" fillcolor="#a0a0a0" stroked="f"/>
          </w:pict>
        </w:r>
      </w:ins>
    </w:p>
    <w:p w:rsidR="00667949" w:rsidRPr="00667949" w:rsidRDefault="00667949" w:rsidP="00667949">
      <w:pPr>
        <w:shd w:val="clear" w:color="auto" w:fill="FFFFFF"/>
        <w:spacing w:after="0" w:line="240" w:lineRule="auto"/>
        <w:jc w:val="center"/>
        <w:outlineLvl w:val="1"/>
        <w:rPr>
          <w:ins w:id="2" w:author="Unknown"/>
          <w:rFonts w:ascii="Arial" w:eastAsia="Times New Roman" w:hAnsi="Arial" w:cs="Arial"/>
          <w:b/>
          <w:bCs/>
          <w:color w:val="415161"/>
          <w:sz w:val="45"/>
          <w:szCs w:val="45"/>
        </w:rPr>
      </w:pPr>
      <w:ins w:id="3" w:author="Unknown">
        <w:r w:rsidRPr="00667949">
          <w:rPr>
            <w:rFonts w:ascii="Arial" w:eastAsia="Times New Roman" w:hAnsi="Arial" w:cs="Arial"/>
            <w:b/>
            <w:bCs/>
            <w:color w:val="415161"/>
            <w:sz w:val="45"/>
            <w:szCs w:val="45"/>
          </w:rPr>
          <w:t>Step 7: Attaching the Arduino</w:t>
        </w:r>
      </w:ins>
    </w:p>
    <w:p w:rsidR="00667949" w:rsidRPr="00667949" w:rsidRDefault="00667949" w:rsidP="00667949">
      <w:pPr>
        <w:shd w:val="clear" w:color="auto" w:fill="FFFFFF"/>
        <w:spacing w:after="0" w:line="480" w:lineRule="atLeast"/>
        <w:rPr>
          <w:ins w:id="4" w:author="Unknown"/>
          <w:rFonts w:ascii="Arial" w:eastAsia="Times New Roman" w:hAnsi="Arial" w:cs="Arial"/>
          <w:color w:val="415161"/>
          <w:sz w:val="24"/>
          <w:szCs w:val="24"/>
        </w:rPr>
      </w:pPr>
      <w:ins w:id="5" w:author="Unknown">
        <w:r w:rsidRPr="00667949">
          <w:rPr>
            <w:rFonts w:ascii="Arial" w:eastAsia="Times New Roman" w:hAnsi="Arial" w:cs="Arial"/>
            <w:color w:val="415161"/>
            <w:sz w:val="24"/>
            <w:szCs w:val="24"/>
          </w:rPr>
          <w:pict>
            <v:rect id="_x0000_i1042" style="width:7in;height:.75pt" o:hrpct="0" o:hralign="center" o:hrstd="t" o:hr="t" fillcolor="#a0a0a0" stroked="f"/>
          </w:pict>
        </w:r>
      </w:ins>
    </w:p>
    <w:tbl>
      <w:tblPr>
        <w:tblW w:w="14850" w:type="dxa"/>
        <w:tblCellMar>
          <w:top w:w="15" w:type="dxa"/>
          <w:left w:w="15" w:type="dxa"/>
          <w:bottom w:w="15" w:type="dxa"/>
          <w:right w:w="15" w:type="dxa"/>
        </w:tblCellMar>
        <w:tblLook w:val="04A0"/>
      </w:tblPr>
      <w:tblGrid>
        <w:gridCol w:w="1584"/>
        <w:gridCol w:w="14910"/>
      </w:tblGrid>
      <w:tr w:rsidR="00667949" w:rsidRPr="00667949" w:rsidTr="00667949">
        <w:tc>
          <w:tcPr>
            <w:tcW w:w="6975" w:type="dxa"/>
            <w:tcMar>
              <w:top w:w="0" w:type="dxa"/>
              <w:left w:w="225" w:type="dxa"/>
              <w:bottom w:w="0" w:type="dxa"/>
              <w:right w:w="225" w:type="dxa"/>
            </w:tcMar>
            <w:hideMark/>
          </w:tcPr>
          <w:p w:rsidR="00667949" w:rsidRPr="00667949" w:rsidRDefault="00667949" w:rsidP="00667949">
            <w:pPr>
              <w:spacing w:after="0" w:line="240" w:lineRule="auto"/>
              <w:jc w:val="both"/>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lastRenderedPageBreak/>
              <w:t>Using the M3 screws attach the Arduino to the robot’s body.</w:t>
            </w:r>
            <w:r w:rsidRPr="00667949">
              <w:rPr>
                <w:rFonts w:ascii="Times New Roman" w:eastAsia="Times New Roman" w:hAnsi="Times New Roman" w:cs="Times New Roman"/>
                <w:sz w:val="24"/>
                <w:szCs w:val="24"/>
              </w:rPr>
              <w:br/>
              <w:t>And place the Prototyping shield onto the Arduino.</w:t>
            </w:r>
            <w:r w:rsidRPr="00667949">
              <w:rPr>
                <w:rFonts w:ascii="Times New Roman" w:eastAsia="Times New Roman" w:hAnsi="Times New Roman" w:cs="Times New Roman"/>
                <w:sz w:val="24"/>
                <w:szCs w:val="24"/>
              </w:rPr>
              <w:br/>
              <w:t>Next insert the L293D Motor Driver IC into the mini breadboard with the small indent facing the front of the robot.</w:t>
            </w:r>
          </w:p>
        </w:tc>
        <w:tc>
          <w:tcPr>
            <w:tcW w:w="6975" w:type="dxa"/>
            <w:tcMar>
              <w:top w:w="0" w:type="dxa"/>
              <w:left w:w="225" w:type="dxa"/>
              <w:bottom w:w="0" w:type="dxa"/>
              <w:right w:w="225" w:type="dxa"/>
            </w:tcMar>
            <w:hideMark/>
          </w:tcPr>
          <w:tbl>
            <w:tblPr>
              <w:tblW w:w="6975" w:type="dxa"/>
              <w:tblCellMar>
                <w:top w:w="15" w:type="dxa"/>
                <w:left w:w="15" w:type="dxa"/>
                <w:bottom w:w="15" w:type="dxa"/>
                <w:right w:w="15" w:type="dxa"/>
              </w:tblCellMar>
              <w:tblLook w:val="04A0"/>
            </w:tblPr>
            <w:tblGrid>
              <w:gridCol w:w="1446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0" cy="6858000"/>
                        <wp:effectExtent l="19050" t="0" r="0" b="0"/>
                        <wp:docPr id="46" name="Picture 46" descr="http://www.duino-robotics.com/uploads/2/2/9/8/22988902/3186413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duino-robotics.com/uploads/2/2/9/8/22988902/3186413_orig.jpg"/>
                                <pic:cNvPicPr>
                                  <a:picLocks noChangeAspect="1" noChangeArrowheads="1"/>
                                </pic:cNvPicPr>
                              </pic:nvPicPr>
                              <pic:blipFill>
                                <a:blip r:embed="rId38"/>
                                <a:srcRect/>
                                <a:stretch>
                                  <a:fillRect/>
                                </a:stretch>
                              </pic:blipFill>
                              <pic:spPr bwMode="auto">
                                <a:xfrm>
                                  <a:off x="0" y="0"/>
                                  <a:ext cx="9144000" cy="6858000"/>
                                </a:xfrm>
                                <a:prstGeom prst="rect">
                                  <a:avLst/>
                                </a:prstGeom>
                                <a:noFill/>
                                <a:ln w="9525">
                                  <a:noFill/>
                                  <a:miter lim="800000"/>
                                  <a:headEnd/>
                                  <a:tailEnd/>
                                </a:ln>
                              </pic:spPr>
                            </pic:pic>
                          </a:graphicData>
                        </a:graphic>
                      </wp:inline>
                    </w:drawing>
                  </w:r>
                </w:p>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tc>
            </w:tr>
            <w:tr w:rsidR="00667949" w:rsidRPr="00667949" w:rsidTr="00667949">
              <w:tc>
                <w:tcPr>
                  <w:tcW w:w="6" w:type="dxa"/>
                  <w:hideMark/>
                </w:tcPr>
                <w:tbl>
                  <w:tblPr>
                    <w:tblW w:w="0" w:type="auto"/>
                    <w:tblCellMar>
                      <w:top w:w="15" w:type="dxa"/>
                      <w:left w:w="15" w:type="dxa"/>
                      <w:bottom w:w="15" w:type="dxa"/>
                      <w:right w:w="15" w:type="dxa"/>
                    </w:tblCellMar>
                    <w:tblLook w:val="04A0"/>
                  </w:tblPr>
                  <w:tblGrid>
                    <w:gridCol w:w="1470"/>
                    <w:gridCol w:w="1470"/>
                    <w:gridCol w:w="147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47" name="Picture 47" descr="http://www.duino-robotics.com/uploads/2/2/9/8/22988902/3186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duino-robotics.com/uploads/2/2/9/8/22988902/3186413.jpg"/>
                                      <pic:cNvPicPr>
                                        <a:picLocks noChangeAspect="1" noChangeArrowheads="1"/>
                                      </pic:cNvPicPr>
                                    </pic:nvPicPr>
                                    <pic:blipFill>
                                      <a:blip r:embed="rId39"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48" name="Picture 48" descr="http://www.duino-robotics.com/uploads/2/2/9/8/22988902/134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duino-robotics.com/uploads/2/2/9/8/22988902/1341458.jpg"/>
                                      <pic:cNvPicPr>
                                        <a:picLocks noChangeAspect="1" noChangeArrowheads="1"/>
                                      </pic:cNvPicPr>
                                    </pic:nvPicPr>
                                    <pic:blipFill>
                                      <a:blip r:embed="rId40"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49" name="Picture 49" descr="http://www.duino-robotics.com/uploads/2/2/9/8/22988902/1596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duino-robotics.com/uploads/2/2/9/8/22988902/1596306.jpg"/>
                                      <pic:cNvPicPr>
                                        <a:picLocks noChangeAspect="1" noChangeArrowheads="1"/>
                                      </pic:cNvPicPr>
                                    </pic:nvPicPr>
                                    <pic:blipFill>
                                      <a:blip r:embed="rId41"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r>
                </w:tbl>
                <w:p w:rsidR="00667949" w:rsidRPr="00667949" w:rsidRDefault="00667949" w:rsidP="00667949">
                  <w:pPr>
                    <w:spacing w:after="0" w:line="240" w:lineRule="auto"/>
                    <w:rPr>
                      <w:rFonts w:ascii="Times New Roman" w:eastAsia="Times New Roman" w:hAnsi="Times New Roman" w:cs="Times New Roman"/>
                      <w:sz w:val="24"/>
                      <w:szCs w:val="24"/>
                    </w:rPr>
                  </w:pPr>
                </w:p>
              </w:tc>
            </w:tr>
          </w:tbl>
          <w:p w:rsidR="00667949" w:rsidRPr="00667949" w:rsidRDefault="00667949" w:rsidP="00667949">
            <w:pPr>
              <w:spacing w:after="0" w:line="240" w:lineRule="auto"/>
              <w:rPr>
                <w:rFonts w:ascii="Arial" w:eastAsia="Times New Roman" w:hAnsi="Arial" w:cs="Arial"/>
                <w:color w:val="FFFFFF"/>
                <w:sz w:val="20"/>
                <w:szCs w:val="20"/>
              </w:rPr>
            </w:pPr>
          </w:p>
        </w:tc>
      </w:tr>
    </w:tbl>
    <w:p w:rsidR="00667949" w:rsidRPr="00667949" w:rsidRDefault="00667949" w:rsidP="00667949">
      <w:pPr>
        <w:shd w:val="clear" w:color="auto" w:fill="FFFFFF"/>
        <w:spacing w:after="0" w:line="480" w:lineRule="atLeast"/>
        <w:rPr>
          <w:ins w:id="6" w:author="Unknown"/>
          <w:rFonts w:ascii="Arial" w:eastAsia="Times New Roman" w:hAnsi="Arial" w:cs="Arial"/>
          <w:color w:val="415161"/>
          <w:sz w:val="24"/>
          <w:szCs w:val="24"/>
        </w:rPr>
      </w:pPr>
      <w:ins w:id="7" w:author="Unknown">
        <w:r w:rsidRPr="00667949">
          <w:rPr>
            <w:rFonts w:ascii="Arial" w:eastAsia="Times New Roman" w:hAnsi="Arial" w:cs="Arial"/>
            <w:color w:val="415161"/>
            <w:sz w:val="24"/>
            <w:szCs w:val="24"/>
          </w:rPr>
          <w:lastRenderedPageBreak/>
          <w:pict>
            <v:rect id="_x0000_i1043" style="width:10in;height:.75pt" o:hrpct="0" o:hralign="center" o:hrstd="t" o:hr="t" fillcolor="#a0a0a0" stroked="f"/>
          </w:pict>
        </w:r>
      </w:ins>
    </w:p>
    <w:p w:rsidR="00667949" w:rsidRPr="00667949" w:rsidRDefault="00667949" w:rsidP="00667949">
      <w:pPr>
        <w:shd w:val="clear" w:color="auto" w:fill="FFFFFF"/>
        <w:spacing w:after="0" w:line="240" w:lineRule="auto"/>
        <w:jc w:val="center"/>
        <w:outlineLvl w:val="1"/>
        <w:rPr>
          <w:ins w:id="8" w:author="Unknown"/>
          <w:rFonts w:ascii="Arial" w:eastAsia="Times New Roman" w:hAnsi="Arial" w:cs="Arial"/>
          <w:b/>
          <w:bCs/>
          <w:color w:val="415161"/>
          <w:sz w:val="45"/>
          <w:szCs w:val="45"/>
        </w:rPr>
      </w:pPr>
      <w:ins w:id="9" w:author="Unknown">
        <w:r w:rsidRPr="00667949">
          <w:rPr>
            <w:rFonts w:ascii="Arial" w:eastAsia="Times New Roman" w:hAnsi="Arial" w:cs="Arial"/>
            <w:b/>
            <w:bCs/>
            <w:color w:val="415161"/>
            <w:sz w:val="45"/>
            <w:szCs w:val="45"/>
          </w:rPr>
          <w:t>Step 8: Wiring the Motor Driver</w:t>
        </w:r>
      </w:ins>
    </w:p>
    <w:p w:rsidR="00667949" w:rsidRPr="00667949" w:rsidRDefault="00667949" w:rsidP="00667949">
      <w:pPr>
        <w:shd w:val="clear" w:color="auto" w:fill="FFFFFF"/>
        <w:spacing w:after="0" w:line="480" w:lineRule="atLeast"/>
        <w:rPr>
          <w:ins w:id="10" w:author="Unknown"/>
          <w:rFonts w:ascii="Arial" w:eastAsia="Times New Roman" w:hAnsi="Arial" w:cs="Arial"/>
          <w:color w:val="415161"/>
          <w:sz w:val="24"/>
          <w:szCs w:val="24"/>
        </w:rPr>
      </w:pPr>
      <w:ins w:id="11" w:author="Unknown">
        <w:r w:rsidRPr="00667949">
          <w:rPr>
            <w:rFonts w:ascii="Arial" w:eastAsia="Times New Roman" w:hAnsi="Arial" w:cs="Arial"/>
            <w:color w:val="415161"/>
            <w:sz w:val="24"/>
            <w:szCs w:val="24"/>
          </w:rPr>
          <w:pict>
            <v:rect id="_x0000_i1044" style="width:7in;height:.75pt" o:hrpct="0" o:hralign="center" o:hrstd="t" o:hr="t" fillcolor="#a0a0a0" stroked="f"/>
          </w:pict>
        </w:r>
      </w:ins>
    </w:p>
    <w:p w:rsidR="00667949" w:rsidRPr="00667949" w:rsidRDefault="00667949" w:rsidP="00667949">
      <w:pPr>
        <w:shd w:val="clear" w:color="auto" w:fill="FFFFFF"/>
        <w:spacing w:after="0" w:line="480" w:lineRule="atLeast"/>
        <w:rPr>
          <w:ins w:id="12" w:author="Unknown"/>
          <w:rFonts w:ascii="Arial" w:eastAsia="Times New Roman" w:hAnsi="Arial" w:cs="Arial"/>
          <w:color w:val="415161"/>
          <w:sz w:val="24"/>
          <w:szCs w:val="24"/>
        </w:rPr>
      </w:pPr>
      <w:ins w:id="13" w:author="Unknown">
        <w:r w:rsidRPr="00667949">
          <w:rPr>
            <w:rFonts w:ascii="Arial" w:eastAsia="Times New Roman" w:hAnsi="Arial" w:cs="Arial"/>
            <w:color w:val="415161"/>
            <w:sz w:val="24"/>
            <w:szCs w:val="24"/>
          </w:rPr>
          <w:t>Connect the DC Motor leads up to the chip as shown, the left motor goes on the left side and vice versa.</w:t>
        </w:r>
        <w:r w:rsidRPr="00667949">
          <w:rPr>
            <w:rFonts w:ascii="Arial" w:eastAsia="Times New Roman" w:hAnsi="Arial" w:cs="Arial"/>
            <w:color w:val="415161"/>
            <w:sz w:val="24"/>
            <w:szCs w:val="24"/>
          </w:rPr>
          <w:br/>
          <w:t>Connect the enables of the motors and the voltage in for chip operation up to the 5V. To save space on the rail on the Prototyping Shield I have connected the lines that need to be connected to 5V together so that only one cable needs to go the rail.</w:t>
        </w:r>
        <w:r w:rsidRPr="00667949">
          <w:rPr>
            <w:rFonts w:ascii="Arial" w:eastAsia="Times New Roman" w:hAnsi="Arial" w:cs="Arial"/>
            <w:color w:val="415161"/>
            <w:sz w:val="24"/>
            <w:szCs w:val="24"/>
          </w:rPr>
          <w:br/>
          <w:t>Next connect all the ground together and then connect them up the Ground rail.</w:t>
        </w:r>
        <w:r w:rsidRPr="00667949">
          <w:rPr>
            <w:rFonts w:ascii="Arial" w:eastAsia="Times New Roman" w:hAnsi="Arial" w:cs="Arial"/>
            <w:color w:val="415161"/>
            <w:sz w:val="24"/>
            <w:szCs w:val="24"/>
          </w:rPr>
          <w:br/>
          <w:t>Now connect the Motor Control pins up to the Arduino pins. Left motor pins are connected to pins 6 and 5. Right motor pins are connected to pins 8 and 9.</w:t>
        </w:r>
        <w:r w:rsidRPr="00667949">
          <w:rPr>
            <w:rFonts w:ascii="Arial" w:eastAsia="Times New Roman" w:hAnsi="Arial" w:cs="Arial"/>
            <w:color w:val="415161"/>
            <w:sz w:val="24"/>
            <w:szCs w:val="24"/>
          </w:rPr>
          <w:br/>
          <w:t>I didn't have a power switch handy so I connected the power lines for the battery to go to the Arduino into the breadboard.</w:t>
        </w:r>
        <w:r w:rsidRPr="00667949">
          <w:rPr>
            <w:rFonts w:ascii="Arial" w:eastAsia="Times New Roman" w:hAnsi="Arial" w:cs="Arial"/>
            <w:color w:val="415161"/>
            <w:sz w:val="24"/>
            <w:szCs w:val="24"/>
          </w:rPr>
          <w:br/>
          <w:t>Connect the ground of the battery into the ground of the Arduino. To turn my robot on and off I will have to connect and disconnect the V of the battery into the Vin pin on the Arduino.</w:t>
        </w:r>
        <w:r w:rsidRPr="00667949">
          <w:rPr>
            <w:rFonts w:ascii="Arial" w:eastAsia="Times New Roman" w:hAnsi="Arial" w:cs="Arial"/>
            <w:color w:val="415161"/>
            <w:sz w:val="24"/>
            <w:szCs w:val="24"/>
          </w:rPr>
          <w:br/>
          <w:t>If you want to learn more about the L293D motor driver IC and how it should be wired up, be sure to check out the</w:t>
        </w:r>
        <w:r w:rsidRPr="00667949">
          <w:rPr>
            <w:rFonts w:ascii="Arial" w:eastAsia="Times New Roman" w:hAnsi="Arial" w:cs="Arial"/>
            <w:color w:val="415161"/>
            <w:sz w:val="24"/>
            <w:szCs w:val="24"/>
          </w:rPr>
          <w:fldChar w:fldCharType="begin"/>
        </w:r>
        <w:r w:rsidRPr="00667949">
          <w:rPr>
            <w:rFonts w:ascii="Arial" w:eastAsia="Times New Roman" w:hAnsi="Arial" w:cs="Arial"/>
            <w:color w:val="415161"/>
            <w:sz w:val="24"/>
            <w:szCs w:val="24"/>
          </w:rPr>
          <w:instrText xml:space="preserve"> HYPERLINK "http://www.duino-robotics.com/arduino-tutorials.html" </w:instrText>
        </w:r>
        <w:r w:rsidRPr="00667949">
          <w:rPr>
            <w:rFonts w:ascii="Arial" w:eastAsia="Times New Roman" w:hAnsi="Arial" w:cs="Arial"/>
            <w:color w:val="415161"/>
            <w:sz w:val="24"/>
            <w:szCs w:val="24"/>
          </w:rPr>
          <w:fldChar w:fldCharType="separate"/>
        </w:r>
        <w:r w:rsidRPr="00667949">
          <w:rPr>
            <w:rFonts w:ascii="Arial" w:eastAsia="Times New Roman" w:hAnsi="Arial" w:cs="Arial"/>
            <w:color w:val="0000FF"/>
            <w:sz w:val="24"/>
            <w:szCs w:val="24"/>
            <w:u w:val="single"/>
          </w:rPr>
          <w:t>Arduino Tutorial</w:t>
        </w:r>
        <w:r w:rsidRPr="00667949">
          <w:rPr>
            <w:rFonts w:ascii="Arial" w:eastAsia="Times New Roman" w:hAnsi="Arial" w:cs="Arial"/>
            <w:color w:val="415161"/>
            <w:sz w:val="24"/>
            <w:szCs w:val="24"/>
          </w:rPr>
          <w:fldChar w:fldCharType="end"/>
        </w:r>
        <w:r w:rsidRPr="00667949">
          <w:rPr>
            <w:rFonts w:ascii="Arial" w:eastAsia="Times New Roman" w:hAnsi="Arial" w:cs="Arial"/>
            <w:color w:val="415161"/>
            <w:sz w:val="24"/>
            <w:szCs w:val="24"/>
          </w:rPr>
          <w:t> on it.</w:t>
        </w:r>
      </w:ins>
    </w:p>
    <w:p w:rsidR="00667949" w:rsidRPr="00667949" w:rsidRDefault="00667949" w:rsidP="00667949">
      <w:pPr>
        <w:shd w:val="clear" w:color="auto" w:fill="FFFFFF"/>
        <w:spacing w:after="0" w:line="480" w:lineRule="atLeast"/>
        <w:rPr>
          <w:ins w:id="14" w:author="Unknown"/>
          <w:rFonts w:ascii="Arial" w:eastAsia="Times New Roman" w:hAnsi="Arial" w:cs="Arial"/>
          <w:color w:val="415161"/>
          <w:sz w:val="24"/>
          <w:szCs w:val="24"/>
        </w:rPr>
      </w:pPr>
      <w:ins w:id="15" w:author="Unknown">
        <w:r w:rsidRPr="00667949">
          <w:rPr>
            <w:rFonts w:ascii="Arial" w:eastAsia="Times New Roman" w:hAnsi="Arial" w:cs="Arial"/>
            <w:color w:val="415161"/>
            <w:sz w:val="24"/>
            <w:szCs w:val="24"/>
          </w:rPr>
          <w:pict>
            <v:rect id="_x0000_i1045" style="width:10in;height:.75pt" o:hrpct="0" o:hralign="center" o:hrstd="t" o:hr="t" fillcolor="#a0a0a0" stroked="f"/>
          </w:pict>
        </w:r>
      </w:ins>
    </w:p>
    <w:tbl>
      <w:tblPr>
        <w:tblW w:w="14400" w:type="dxa"/>
        <w:tblCellMar>
          <w:top w:w="15" w:type="dxa"/>
          <w:left w:w="15" w:type="dxa"/>
          <w:bottom w:w="15" w:type="dxa"/>
          <w:right w:w="15" w:type="dxa"/>
        </w:tblCellMar>
        <w:tblLook w:val="04A0"/>
      </w:tblPr>
      <w:tblGrid>
        <w:gridCol w:w="1446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144000" cy="6858000"/>
                  <wp:effectExtent l="19050" t="0" r="0" b="0"/>
                  <wp:docPr id="53" name="Picture 53" descr="http://www.duino-robotics.com/uploads/2/2/9/8/22988902/7891711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duino-robotics.com/uploads/2/2/9/8/22988902/7891711_orig.jpg"/>
                          <pic:cNvPicPr>
                            <a:picLocks noChangeAspect="1" noChangeArrowheads="1"/>
                          </pic:cNvPicPr>
                        </pic:nvPicPr>
                        <pic:blipFill>
                          <a:blip r:embed="rId42"/>
                          <a:srcRect/>
                          <a:stretch>
                            <a:fillRect/>
                          </a:stretch>
                        </pic:blipFill>
                        <pic:spPr bwMode="auto">
                          <a:xfrm>
                            <a:off x="0" y="0"/>
                            <a:ext cx="9144000" cy="6858000"/>
                          </a:xfrm>
                          <a:prstGeom prst="rect">
                            <a:avLst/>
                          </a:prstGeom>
                          <a:noFill/>
                          <a:ln w="9525">
                            <a:noFill/>
                            <a:miter lim="800000"/>
                            <a:headEnd/>
                            <a:tailEnd/>
                          </a:ln>
                        </pic:spPr>
                      </pic:pic>
                    </a:graphicData>
                  </a:graphic>
                </wp:inline>
              </w:drawing>
            </w:r>
          </w:p>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tc>
      </w:tr>
      <w:tr w:rsidR="00667949" w:rsidRPr="00667949" w:rsidTr="00667949">
        <w:tc>
          <w:tcPr>
            <w:tcW w:w="6" w:type="dxa"/>
            <w:hideMark/>
          </w:tcPr>
          <w:tbl>
            <w:tblPr>
              <w:tblW w:w="0" w:type="auto"/>
              <w:tblCellMar>
                <w:top w:w="15" w:type="dxa"/>
                <w:left w:w="15" w:type="dxa"/>
                <w:bottom w:w="15" w:type="dxa"/>
                <w:right w:w="15" w:type="dxa"/>
              </w:tblCellMar>
              <w:tblLook w:val="04A0"/>
            </w:tblPr>
            <w:tblGrid>
              <w:gridCol w:w="1470"/>
              <w:gridCol w:w="1470"/>
              <w:gridCol w:w="1470"/>
              <w:gridCol w:w="1470"/>
              <w:gridCol w:w="1470"/>
              <w:gridCol w:w="147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95350" cy="666750"/>
                        <wp:effectExtent l="19050" t="0" r="0" b="0"/>
                        <wp:docPr id="54" name="Picture 54" descr="http://www.duino-robotics.com/uploads/2/2/9/8/22988902/7891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duino-robotics.com/uploads/2/2/9/8/22988902/7891711.jpg"/>
                                <pic:cNvPicPr>
                                  <a:picLocks noChangeAspect="1" noChangeArrowheads="1"/>
                                </pic:cNvPicPr>
                              </pic:nvPicPr>
                              <pic:blipFill>
                                <a:blip r:embed="rId43"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55" name="Picture 55" descr="http://www.duino-robotics.com/uploads/2/2/9/8/22988902/45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duino-robotics.com/uploads/2/2/9/8/22988902/45711.jpg"/>
                                <pic:cNvPicPr>
                                  <a:picLocks noChangeAspect="1" noChangeArrowheads="1"/>
                                </pic:cNvPicPr>
                              </pic:nvPicPr>
                              <pic:blipFill>
                                <a:blip r:embed="rId44"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56" name="Picture 56" descr="http://www.duino-robotics.com/uploads/2/2/9/8/22988902/1004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duino-robotics.com/uploads/2/2/9/8/22988902/1004722.jpg"/>
                                <pic:cNvPicPr>
                                  <a:picLocks noChangeAspect="1" noChangeArrowheads="1"/>
                                </pic:cNvPicPr>
                              </pic:nvPicPr>
                              <pic:blipFill>
                                <a:blip r:embed="rId45"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57" name="Picture 57" descr="http://www.duino-robotics.com/uploads/2/2/9/8/22988902/9410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uino-robotics.com/uploads/2/2/9/8/22988902/9410534.jpg"/>
                                <pic:cNvPicPr>
                                  <a:picLocks noChangeAspect="1" noChangeArrowheads="1"/>
                                </pic:cNvPicPr>
                              </pic:nvPicPr>
                              <pic:blipFill>
                                <a:blip r:embed="rId46"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58" name="Picture 58" descr="http://www.duino-robotics.com/uploads/2/2/9/8/22988902/9026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uino-robotics.com/uploads/2/2/9/8/22988902/9026515.jpg"/>
                                <pic:cNvPicPr>
                                  <a:picLocks noChangeAspect="1" noChangeArrowheads="1"/>
                                </pic:cNvPicPr>
                              </pic:nvPicPr>
                              <pic:blipFill>
                                <a:blip r:embed="rId47"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59" name="Picture 59" descr="http://www.duino-robotics.com/uploads/2/2/9/8/22988902/585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uino-robotics.com/uploads/2/2/9/8/22988902/585802.jpg"/>
                                <pic:cNvPicPr>
                                  <a:picLocks noChangeAspect="1" noChangeArrowheads="1"/>
                                </pic:cNvPicPr>
                              </pic:nvPicPr>
                              <pic:blipFill>
                                <a:blip r:embed="rId48"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r>
          </w:tbl>
          <w:p w:rsidR="00667949" w:rsidRPr="00667949" w:rsidRDefault="00667949" w:rsidP="00667949">
            <w:pPr>
              <w:spacing w:after="0" w:line="240" w:lineRule="auto"/>
              <w:rPr>
                <w:rFonts w:ascii="Times New Roman" w:eastAsia="Times New Roman" w:hAnsi="Times New Roman" w:cs="Times New Roman"/>
                <w:sz w:val="24"/>
                <w:szCs w:val="24"/>
              </w:rPr>
            </w:pPr>
          </w:p>
        </w:tc>
      </w:tr>
    </w:tbl>
    <w:p w:rsidR="00667949" w:rsidRPr="00667949" w:rsidRDefault="00667949" w:rsidP="00667949">
      <w:pPr>
        <w:shd w:val="clear" w:color="auto" w:fill="FFFFFF"/>
        <w:spacing w:after="0" w:line="480" w:lineRule="atLeast"/>
        <w:rPr>
          <w:ins w:id="16" w:author="Unknown"/>
          <w:rFonts w:ascii="Arial" w:eastAsia="Times New Roman" w:hAnsi="Arial" w:cs="Arial"/>
          <w:color w:val="415161"/>
          <w:sz w:val="24"/>
          <w:szCs w:val="24"/>
        </w:rPr>
      </w:pPr>
      <w:ins w:id="17" w:author="Unknown">
        <w:r w:rsidRPr="00667949">
          <w:rPr>
            <w:rFonts w:ascii="Arial" w:eastAsia="Times New Roman" w:hAnsi="Arial" w:cs="Arial"/>
            <w:color w:val="415161"/>
            <w:sz w:val="24"/>
            <w:szCs w:val="24"/>
          </w:rPr>
          <w:pict>
            <v:rect id="_x0000_i1046" style="width:10in;height:.75pt" o:hrpct="0" o:hralign="center" o:hrstd="t" o:hr="t" fillcolor="#a0a0a0" stroked="f"/>
          </w:pict>
        </w:r>
      </w:ins>
    </w:p>
    <w:p w:rsidR="00667949" w:rsidRPr="00667949" w:rsidRDefault="00667949" w:rsidP="00667949">
      <w:pPr>
        <w:shd w:val="clear" w:color="auto" w:fill="FFFFFF"/>
        <w:spacing w:after="0" w:line="240" w:lineRule="auto"/>
        <w:jc w:val="center"/>
        <w:outlineLvl w:val="1"/>
        <w:rPr>
          <w:ins w:id="18" w:author="Unknown"/>
          <w:rFonts w:ascii="Arial" w:eastAsia="Times New Roman" w:hAnsi="Arial" w:cs="Arial"/>
          <w:b/>
          <w:bCs/>
          <w:color w:val="415161"/>
          <w:sz w:val="45"/>
          <w:szCs w:val="45"/>
        </w:rPr>
      </w:pPr>
      <w:ins w:id="19" w:author="Unknown">
        <w:r w:rsidRPr="00667949">
          <w:rPr>
            <w:rFonts w:ascii="Arial" w:eastAsia="Times New Roman" w:hAnsi="Arial" w:cs="Arial"/>
            <w:b/>
            <w:bCs/>
            <w:color w:val="415161"/>
            <w:sz w:val="45"/>
            <w:szCs w:val="45"/>
          </w:rPr>
          <w:lastRenderedPageBreak/>
          <w:t>Step 9: Connecting the Ultrasonic Sensor</w:t>
        </w:r>
      </w:ins>
    </w:p>
    <w:p w:rsidR="00667949" w:rsidRPr="00667949" w:rsidRDefault="00667949" w:rsidP="00667949">
      <w:pPr>
        <w:shd w:val="clear" w:color="auto" w:fill="FFFFFF"/>
        <w:spacing w:after="0" w:line="480" w:lineRule="atLeast"/>
        <w:rPr>
          <w:ins w:id="20" w:author="Unknown"/>
          <w:rFonts w:ascii="Arial" w:eastAsia="Times New Roman" w:hAnsi="Arial" w:cs="Arial"/>
          <w:color w:val="415161"/>
          <w:sz w:val="24"/>
          <w:szCs w:val="24"/>
        </w:rPr>
      </w:pPr>
      <w:ins w:id="21" w:author="Unknown">
        <w:r w:rsidRPr="00667949">
          <w:rPr>
            <w:rFonts w:ascii="Arial" w:eastAsia="Times New Roman" w:hAnsi="Arial" w:cs="Arial"/>
            <w:color w:val="415161"/>
            <w:sz w:val="24"/>
            <w:szCs w:val="24"/>
          </w:rPr>
          <w:pict>
            <v:rect id="_x0000_i1047" style="width:7in;height:.75pt" o:hrpct="0" o:hralign="center" o:hrstd="t" o:hr="t" fillcolor="#a0a0a0" stroked="f"/>
          </w:pict>
        </w:r>
      </w:ins>
    </w:p>
    <w:tbl>
      <w:tblPr>
        <w:tblW w:w="14850" w:type="dxa"/>
        <w:tblCellMar>
          <w:top w:w="15" w:type="dxa"/>
          <w:left w:w="15" w:type="dxa"/>
          <w:bottom w:w="15" w:type="dxa"/>
          <w:right w:w="15" w:type="dxa"/>
        </w:tblCellMar>
        <w:tblLook w:val="04A0"/>
      </w:tblPr>
      <w:tblGrid>
        <w:gridCol w:w="14910"/>
        <w:gridCol w:w="1570"/>
      </w:tblGrid>
      <w:tr w:rsidR="00667949" w:rsidRPr="00667949" w:rsidTr="00667949">
        <w:tc>
          <w:tcPr>
            <w:tcW w:w="6975" w:type="dxa"/>
            <w:tcMar>
              <w:top w:w="0" w:type="dxa"/>
              <w:left w:w="225" w:type="dxa"/>
              <w:bottom w:w="0" w:type="dxa"/>
              <w:right w:w="225" w:type="dxa"/>
            </w:tcMar>
            <w:hideMark/>
          </w:tcPr>
          <w:tbl>
            <w:tblPr>
              <w:tblW w:w="6975" w:type="dxa"/>
              <w:tblCellMar>
                <w:top w:w="15" w:type="dxa"/>
                <w:left w:w="15" w:type="dxa"/>
                <w:bottom w:w="15" w:type="dxa"/>
                <w:right w:w="15" w:type="dxa"/>
              </w:tblCellMar>
              <w:tblLook w:val="04A0"/>
            </w:tblPr>
            <w:tblGrid>
              <w:gridCol w:w="1446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0" cy="6858000"/>
                        <wp:effectExtent l="19050" t="0" r="0" b="0"/>
                        <wp:docPr id="62" name="Picture 62" descr="http://www.duino-robotics.com/uploads/2/2/9/8/22988902/4779627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duino-robotics.com/uploads/2/2/9/8/22988902/4779627_orig.jpg"/>
                                <pic:cNvPicPr>
                                  <a:picLocks noChangeAspect="1" noChangeArrowheads="1"/>
                                </pic:cNvPicPr>
                              </pic:nvPicPr>
                              <pic:blipFill>
                                <a:blip r:embed="rId49"/>
                                <a:srcRect/>
                                <a:stretch>
                                  <a:fillRect/>
                                </a:stretch>
                              </pic:blipFill>
                              <pic:spPr bwMode="auto">
                                <a:xfrm>
                                  <a:off x="0" y="0"/>
                                  <a:ext cx="9144000" cy="6858000"/>
                                </a:xfrm>
                                <a:prstGeom prst="rect">
                                  <a:avLst/>
                                </a:prstGeom>
                                <a:noFill/>
                                <a:ln w="9525">
                                  <a:noFill/>
                                  <a:miter lim="800000"/>
                                  <a:headEnd/>
                                  <a:tailEnd/>
                                </a:ln>
                              </pic:spPr>
                            </pic:pic>
                          </a:graphicData>
                        </a:graphic>
                      </wp:inline>
                    </w:drawing>
                  </w:r>
                </w:p>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tc>
            </w:tr>
            <w:tr w:rsidR="00667949" w:rsidRPr="00667949" w:rsidTr="00667949">
              <w:tc>
                <w:tcPr>
                  <w:tcW w:w="6" w:type="dxa"/>
                  <w:hideMark/>
                </w:tcPr>
                <w:tbl>
                  <w:tblPr>
                    <w:tblW w:w="0" w:type="auto"/>
                    <w:tblCellMar>
                      <w:top w:w="15" w:type="dxa"/>
                      <w:left w:w="15" w:type="dxa"/>
                      <w:bottom w:w="15" w:type="dxa"/>
                      <w:right w:w="15" w:type="dxa"/>
                    </w:tblCellMar>
                    <w:tblLook w:val="04A0"/>
                  </w:tblPr>
                  <w:tblGrid>
                    <w:gridCol w:w="1470"/>
                    <w:gridCol w:w="147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95350" cy="666750"/>
                              <wp:effectExtent l="19050" t="0" r="0" b="0"/>
                              <wp:docPr id="63" name="Picture 63" descr="http://www.duino-robotics.com/uploads/2/2/9/8/22988902/4779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duino-robotics.com/uploads/2/2/9/8/22988902/4779627.jpg"/>
                                      <pic:cNvPicPr>
                                        <a:picLocks noChangeAspect="1" noChangeArrowheads="1"/>
                                      </pic:cNvPicPr>
                                    </pic:nvPicPr>
                                    <pic:blipFill>
                                      <a:blip r:embed="rId50"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64" name="Picture 64" descr="http://www.duino-robotics.com/uploads/2/2/9/8/22988902/3792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duino-robotics.com/uploads/2/2/9/8/22988902/3792912.jpg"/>
                                      <pic:cNvPicPr>
                                        <a:picLocks noChangeAspect="1" noChangeArrowheads="1"/>
                                      </pic:cNvPicPr>
                                    </pic:nvPicPr>
                                    <pic:blipFill>
                                      <a:blip r:embed="rId51"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r>
                </w:tbl>
                <w:p w:rsidR="00667949" w:rsidRPr="00667949" w:rsidRDefault="00667949" w:rsidP="00667949">
                  <w:pPr>
                    <w:spacing w:after="0" w:line="240" w:lineRule="auto"/>
                    <w:rPr>
                      <w:rFonts w:ascii="Times New Roman" w:eastAsia="Times New Roman" w:hAnsi="Times New Roman" w:cs="Times New Roman"/>
                      <w:sz w:val="24"/>
                      <w:szCs w:val="24"/>
                    </w:rPr>
                  </w:pPr>
                </w:p>
              </w:tc>
            </w:tr>
          </w:tbl>
          <w:p w:rsidR="00667949" w:rsidRPr="00667949" w:rsidRDefault="00667949" w:rsidP="00667949">
            <w:pPr>
              <w:spacing w:after="0" w:line="240" w:lineRule="auto"/>
              <w:rPr>
                <w:rFonts w:ascii="Arial" w:eastAsia="Times New Roman" w:hAnsi="Arial" w:cs="Arial"/>
                <w:color w:val="FFFFFF"/>
                <w:sz w:val="20"/>
                <w:szCs w:val="20"/>
              </w:rPr>
            </w:pPr>
          </w:p>
        </w:tc>
        <w:tc>
          <w:tcPr>
            <w:tcW w:w="6975" w:type="dxa"/>
            <w:tcMar>
              <w:top w:w="0" w:type="dxa"/>
              <w:left w:w="225" w:type="dxa"/>
              <w:bottom w:w="0" w:type="dxa"/>
              <w:right w:w="225" w:type="dxa"/>
            </w:tcMar>
            <w:hideMark/>
          </w:tcPr>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lastRenderedPageBreak/>
              <w:t>Next connect some female Breadboard cables up to the Ultrasonic sensor.</w:t>
            </w:r>
            <w:r w:rsidRPr="00667949">
              <w:rPr>
                <w:rFonts w:ascii="Times New Roman" w:eastAsia="Times New Roman" w:hAnsi="Times New Roman" w:cs="Times New Roman"/>
                <w:sz w:val="24"/>
                <w:szCs w:val="24"/>
              </w:rPr>
              <w:br/>
              <w:t>Then using some male cables connect the Trigger pin of the sensor up to Arduino pin 3 and the Echo to pin 2. You will also need to connect the servo to the Arduino, do this by connecting the voltage in of the Servo up to the 5V rail, the ground to the ground rail and the signal wire to Arduino pin 4.</w:t>
            </w:r>
          </w:p>
        </w:tc>
      </w:tr>
    </w:tbl>
    <w:p w:rsidR="00667949" w:rsidRPr="00667949" w:rsidRDefault="00667949" w:rsidP="00667949">
      <w:pPr>
        <w:shd w:val="clear" w:color="auto" w:fill="FFFFFF"/>
        <w:spacing w:after="0" w:line="480" w:lineRule="atLeast"/>
        <w:rPr>
          <w:ins w:id="22" w:author="Unknown"/>
          <w:rFonts w:ascii="Arial" w:eastAsia="Times New Roman" w:hAnsi="Arial" w:cs="Arial"/>
          <w:color w:val="415161"/>
          <w:sz w:val="24"/>
          <w:szCs w:val="24"/>
        </w:rPr>
      </w:pPr>
      <w:ins w:id="23" w:author="Unknown">
        <w:r w:rsidRPr="00667949">
          <w:rPr>
            <w:rFonts w:ascii="Arial" w:eastAsia="Times New Roman" w:hAnsi="Arial" w:cs="Arial"/>
            <w:color w:val="415161"/>
            <w:sz w:val="24"/>
            <w:szCs w:val="24"/>
          </w:rPr>
          <w:lastRenderedPageBreak/>
          <w:pict>
            <v:rect id="_x0000_i1048" style="width:10in;height:.75pt" o:hrpct="0" o:hralign="center" o:hrstd="t" o:hr="t" fillcolor="#a0a0a0" stroked="f"/>
          </w:pict>
        </w:r>
      </w:ins>
    </w:p>
    <w:p w:rsidR="00667949" w:rsidRPr="00667949" w:rsidRDefault="00667949" w:rsidP="00667949">
      <w:pPr>
        <w:shd w:val="clear" w:color="auto" w:fill="FFFFFF"/>
        <w:spacing w:after="0" w:line="240" w:lineRule="auto"/>
        <w:jc w:val="center"/>
        <w:outlineLvl w:val="1"/>
        <w:rPr>
          <w:ins w:id="24" w:author="Unknown"/>
          <w:rFonts w:ascii="Arial" w:eastAsia="Times New Roman" w:hAnsi="Arial" w:cs="Arial"/>
          <w:b/>
          <w:bCs/>
          <w:color w:val="415161"/>
          <w:sz w:val="45"/>
          <w:szCs w:val="45"/>
        </w:rPr>
      </w:pPr>
      <w:ins w:id="25" w:author="Unknown">
        <w:r w:rsidRPr="00667949">
          <w:rPr>
            <w:rFonts w:ascii="Arial" w:eastAsia="Times New Roman" w:hAnsi="Arial" w:cs="Arial"/>
            <w:b/>
            <w:bCs/>
            <w:color w:val="415161"/>
            <w:sz w:val="45"/>
            <w:szCs w:val="45"/>
          </w:rPr>
          <w:t>Step 10: Power</w:t>
        </w:r>
      </w:ins>
    </w:p>
    <w:p w:rsidR="00667949" w:rsidRPr="00667949" w:rsidRDefault="00667949" w:rsidP="00667949">
      <w:pPr>
        <w:shd w:val="clear" w:color="auto" w:fill="FFFFFF"/>
        <w:spacing w:after="0" w:line="480" w:lineRule="atLeast"/>
        <w:rPr>
          <w:ins w:id="26" w:author="Unknown"/>
          <w:rFonts w:ascii="Arial" w:eastAsia="Times New Roman" w:hAnsi="Arial" w:cs="Arial"/>
          <w:color w:val="415161"/>
          <w:sz w:val="24"/>
          <w:szCs w:val="24"/>
        </w:rPr>
      </w:pPr>
      <w:ins w:id="27" w:author="Unknown">
        <w:r w:rsidRPr="00667949">
          <w:rPr>
            <w:rFonts w:ascii="Arial" w:eastAsia="Times New Roman" w:hAnsi="Arial" w:cs="Arial"/>
            <w:color w:val="415161"/>
            <w:sz w:val="24"/>
            <w:szCs w:val="24"/>
          </w:rPr>
          <w:pict>
            <v:rect id="_x0000_i1049" style="width:7in;height:.75pt" o:hrpct="0" o:hralign="center" o:hrstd="t" o:hr="t" fillcolor="#a0a0a0" stroked="f"/>
          </w:pict>
        </w:r>
      </w:ins>
    </w:p>
    <w:tbl>
      <w:tblPr>
        <w:tblW w:w="14850" w:type="dxa"/>
        <w:tblCellMar>
          <w:top w:w="15" w:type="dxa"/>
          <w:left w:w="15" w:type="dxa"/>
          <w:bottom w:w="15" w:type="dxa"/>
          <w:right w:w="15" w:type="dxa"/>
        </w:tblCellMar>
        <w:tblLook w:val="04A0"/>
      </w:tblPr>
      <w:tblGrid>
        <w:gridCol w:w="1676"/>
        <w:gridCol w:w="14910"/>
      </w:tblGrid>
      <w:tr w:rsidR="00667949" w:rsidRPr="00667949" w:rsidTr="00667949">
        <w:tc>
          <w:tcPr>
            <w:tcW w:w="6975" w:type="dxa"/>
            <w:tcMar>
              <w:top w:w="0" w:type="dxa"/>
              <w:left w:w="225" w:type="dxa"/>
              <w:bottom w:w="0" w:type="dxa"/>
              <w:right w:w="225" w:type="dxa"/>
            </w:tcMar>
            <w:hideMark/>
          </w:tcPr>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To power my DC Motors I am using a 4.8V Ni-Cd rechargeable battery pack. The V gets connected to the Motor V on the L293D chip and the ground up to the Arduino ground rail.</w:t>
            </w:r>
            <w:r w:rsidRPr="00667949">
              <w:rPr>
                <w:rFonts w:ascii="Times New Roman" w:eastAsia="Times New Roman" w:hAnsi="Times New Roman" w:cs="Times New Roman"/>
                <w:sz w:val="24"/>
                <w:szCs w:val="24"/>
              </w:rPr>
              <w:br/>
              <w:t>Next connect a 9V battery up to the Arduino to power it.</w:t>
            </w:r>
          </w:p>
        </w:tc>
        <w:tc>
          <w:tcPr>
            <w:tcW w:w="6975" w:type="dxa"/>
            <w:tcMar>
              <w:top w:w="0" w:type="dxa"/>
              <w:left w:w="225" w:type="dxa"/>
              <w:bottom w:w="0" w:type="dxa"/>
              <w:right w:w="225" w:type="dxa"/>
            </w:tcMar>
            <w:hideMark/>
          </w:tcPr>
          <w:tbl>
            <w:tblPr>
              <w:tblW w:w="6975" w:type="dxa"/>
              <w:tblCellMar>
                <w:top w:w="15" w:type="dxa"/>
                <w:left w:w="15" w:type="dxa"/>
                <w:bottom w:w="15" w:type="dxa"/>
                <w:right w:w="15" w:type="dxa"/>
              </w:tblCellMar>
              <w:tblLook w:val="04A0"/>
            </w:tblPr>
            <w:tblGrid>
              <w:gridCol w:w="1446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144000" cy="6858000"/>
                        <wp:effectExtent l="19050" t="0" r="0" b="0"/>
                        <wp:docPr id="67" name="Picture 67" descr="http://www.duino-robotics.com/uploads/2/2/9/8/22988902/4541603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duino-robotics.com/uploads/2/2/9/8/22988902/4541603_orig.jpg"/>
                                <pic:cNvPicPr>
                                  <a:picLocks noChangeAspect="1" noChangeArrowheads="1"/>
                                </pic:cNvPicPr>
                              </pic:nvPicPr>
                              <pic:blipFill>
                                <a:blip r:embed="rId52"/>
                                <a:srcRect/>
                                <a:stretch>
                                  <a:fillRect/>
                                </a:stretch>
                              </pic:blipFill>
                              <pic:spPr bwMode="auto">
                                <a:xfrm>
                                  <a:off x="0" y="0"/>
                                  <a:ext cx="9144000" cy="6858000"/>
                                </a:xfrm>
                                <a:prstGeom prst="rect">
                                  <a:avLst/>
                                </a:prstGeom>
                                <a:noFill/>
                                <a:ln w="9525">
                                  <a:noFill/>
                                  <a:miter lim="800000"/>
                                  <a:headEnd/>
                                  <a:tailEnd/>
                                </a:ln>
                              </pic:spPr>
                            </pic:pic>
                          </a:graphicData>
                        </a:graphic>
                      </wp:inline>
                    </w:drawing>
                  </w:r>
                </w:p>
                <w:p w:rsidR="00667949" w:rsidRPr="00667949" w:rsidRDefault="00667949" w:rsidP="00667949">
                  <w:pPr>
                    <w:spacing w:after="0" w:line="240" w:lineRule="auto"/>
                    <w:rPr>
                      <w:rFonts w:ascii="Times New Roman" w:eastAsia="Times New Roman" w:hAnsi="Times New Roman" w:cs="Times New Roman"/>
                      <w:sz w:val="24"/>
                      <w:szCs w:val="24"/>
                    </w:rPr>
                  </w:pPr>
                  <w:r w:rsidRPr="00667949">
                    <w:rPr>
                      <w:rFonts w:ascii="Times New Roman" w:eastAsia="Times New Roman" w:hAnsi="Times New Roman" w:cs="Times New Roman"/>
                      <w:sz w:val="24"/>
                      <w:szCs w:val="24"/>
                    </w:rPr>
                    <w:t> </w:t>
                  </w:r>
                </w:p>
              </w:tc>
            </w:tr>
            <w:tr w:rsidR="00667949" w:rsidRPr="00667949" w:rsidTr="00667949">
              <w:tc>
                <w:tcPr>
                  <w:tcW w:w="6" w:type="dxa"/>
                  <w:hideMark/>
                </w:tcPr>
                <w:tbl>
                  <w:tblPr>
                    <w:tblW w:w="0" w:type="auto"/>
                    <w:tblCellMar>
                      <w:top w:w="15" w:type="dxa"/>
                      <w:left w:w="15" w:type="dxa"/>
                      <w:bottom w:w="15" w:type="dxa"/>
                      <w:right w:w="15" w:type="dxa"/>
                    </w:tblCellMar>
                    <w:tblLook w:val="04A0"/>
                  </w:tblPr>
                  <w:tblGrid>
                    <w:gridCol w:w="1470"/>
                    <w:gridCol w:w="1470"/>
                  </w:tblGrid>
                  <w:tr w:rsidR="00667949" w:rsidRPr="00667949" w:rsidTr="00667949">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95350" cy="666750"/>
                              <wp:effectExtent l="19050" t="0" r="0" b="0"/>
                              <wp:docPr id="68" name="Picture 68" descr="http://www.duino-robotics.com/uploads/2/2/9/8/22988902/4541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duino-robotics.com/uploads/2/2/9/8/22988902/4541603.jpg"/>
                                      <pic:cNvPicPr>
                                        <a:picLocks noChangeAspect="1" noChangeArrowheads="1"/>
                                      </pic:cNvPicPr>
                                    </pic:nvPicPr>
                                    <pic:blipFill>
                                      <a:blip r:embed="rId53"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c>
                      <w:tcPr>
                        <w:tcW w:w="0" w:type="auto"/>
                        <w:hideMark/>
                      </w:tcPr>
                      <w:p w:rsidR="00667949" w:rsidRPr="00667949" w:rsidRDefault="00667949" w:rsidP="006679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5350" cy="666750"/>
                              <wp:effectExtent l="19050" t="0" r="0" b="0"/>
                              <wp:docPr id="69" name="Picture 69" descr="http://www.duino-robotics.com/uploads/2/2/9/8/22988902/8195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duino-robotics.com/uploads/2/2/9/8/22988902/8195598.jpg"/>
                                      <pic:cNvPicPr>
                                        <a:picLocks noChangeAspect="1" noChangeArrowheads="1"/>
                                      </pic:cNvPicPr>
                                    </pic:nvPicPr>
                                    <pic:blipFill>
                                      <a:blip r:embed="rId54" cstate="print"/>
                                      <a:srcRect/>
                                      <a:stretch>
                                        <a:fillRect/>
                                      </a:stretch>
                                    </pic:blipFill>
                                    <pic:spPr bwMode="auto">
                                      <a:xfrm>
                                        <a:off x="0" y="0"/>
                                        <a:ext cx="895350" cy="666750"/>
                                      </a:xfrm>
                                      <a:prstGeom prst="rect">
                                        <a:avLst/>
                                      </a:prstGeom>
                                      <a:noFill/>
                                      <a:ln w="9525">
                                        <a:noFill/>
                                        <a:miter lim="800000"/>
                                        <a:headEnd/>
                                        <a:tailEnd/>
                                      </a:ln>
                                    </pic:spPr>
                                  </pic:pic>
                                </a:graphicData>
                              </a:graphic>
                            </wp:inline>
                          </w:drawing>
                        </w:r>
                      </w:p>
                    </w:tc>
                  </w:tr>
                </w:tbl>
                <w:p w:rsidR="00667949" w:rsidRPr="00667949" w:rsidRDefault="00667949" w:rsidP="00667949">
                  <w:pPr>
                    <w:spacing w:after="0" w:line="240" w:lineRule="auto"/>
                    <w:rPr>
                      <w:rFonts w:ascii="Times New Roman" w:eastAsia="Times New Roman" w:hAnsi="Times New Roman" w:cs="Times New Roman"/>
                      <w:sz w:val="24"/>
                      <w:szCs w:val="24"/>
                    </w:rPr>
                  </w:pPr>
                </w:p>
              </w:tc>
            </w:tr>
          </w:tbl>
          <w:p w:rsidR="00667949" w:rsidRPr="00667949" w:rsidRDefault="00667949" w:rsidP="00667949">
            <w:pPr>
              <w:spacing w:after="0" w:line="240" w:lineRule="auto"/>
              <w:rPr>
                <w:rFonts w:ascii="Arial" w:eastAsia="Times New Roman" w:hAnsi="Arial" w:cs="Arial"/>
                <w:color w:val="FFFFFF"/>
                <w:sz w:val="20"/>
                <w:szCs w:val="20"/>
              </w:rPr>
            </w:pPr>
          </w:p>
        </w:tc>
      </w:tr>
    </w:tbl>
    <w:p w:rsidR="00667949" w:rsidRPr="00667949" w:rsidRDefault="00667949" w:rsidP="00667949">
      <w:pPr>
        <w:shd w:val="clear" w:color="auto" w:fill="FFFFFF"/>
        <w:spacing w:after="0" w:line="480" w:lineRule="atLeast"/>
        <w:rPr>
          <w:ins w:id="28" w:author="Unknown"/>
          <w:rFonts w:ascii="Arial" w:eastAsia="Times New Roman" w:hAnsi="Arial" w:cs="Arial"/>
          <w:color w:val="415161"/>
          <w:sz w:val="24"/>
          <w:szCs w:val="24"/>
        </w:rPr>
      </w:pPr>
      <w:ins w:id="29" w:author="Unknown">
        <w:r w:rsidRPr="00667949">
          <w:rPr>
            <w:rFonts w:ascii="Arial" w:eastAsia="Times New Roman" w:hAnsi="Arial" w:cs="Arial"/>
            <w:color w:val="415161"/>
            <w:sz w:val="24"/>
            <w:szCs w:val="24"/>
          </w:rPr>
          <w:lastRenderedPageBreak/>
          <w:pict>
            <v:rect id="_x0000_i1050" style="width:10in;height:.75pt" o:hrpct="0" o:hralign="center" o:hrstd="t" o:hr="t" fillcolor="#a0a0a0" stroked="f"/>
          </w:pict>
        </w:r>
      </w:ins>
    </w:p>
    <w:p w:rsidR="00667949" w:rsidRPr="00667949" w:rsidRDefault="00667949" w:rsidP="00667949">
      <w:pPr>
        <w:shd w:val="clear" w:color="auto" w:fill="FFFFFF"/>
        <w:spacing w:after="0" w:line="240" w:lineRule="auto"/>
        <w:jc w:val="center"/>
        <w:outlineLvl w:val="1"/>
        <w:rPr>
          <w:ins w:id="30" w:author="Unknown"/>
          <w:rFonts w:ascii="Arial" w:eastAsia="Times New Roman" w:hAnsi="Arial" w:cs="Arial"/>
          <w:b/>
          <w:bCs/>
          <w:color w:val="415161"/>
          <w:sz w:val="45"/>
          <w:szCs w:val="45"/>
        </w:rPr>
      </w:pPr>
      <w:ins w:id="31" w:author="Unknown">
        <w:r w:rsidRPr="00667949">
          <w:rPr>
            <w:rFonts w:ascii="Arial" w:eastAsia="Times New Roman" w:hAnsi="Arial" w:cs="Arial"/>
            <w:b/>
            <w:bCs/>
            <w:color w:val="415161"/>
            <w:sz w:val="45"/>
            <w:szCs w:val="45"/>
          </w:rPr>
          <w:lastRenderedPageBreak/>
          <w:t>Step 11: Code</w:t>
        </w:r>
      </w:ins>
    </w:p>
    <w:p w:rsidR="00667949" w:rsidRPr="00667949" w:rsidRDefault="00667949" w:rsidP="00667949">
      <w:pPr>
        <w:shd w:val="clear" w:color="auto" w:fill="FFFFFF"/>
        <w:spacing w:after="0" w:line="480" w:lineRule="atLeast"/>
        <w:rPr>
          <w:ins w:id="32" w:author="Unknown"/>
          <w:rFonts w:ascii="Arial" w:eastAsia="Times New Roman" w:hAnsi="Arial" w:cs="Arial"/>
          <w:color w:val="415161"/>
          <w:sz w:val="24"/>
          <w:szCs w:val="24"/>
        </w:rPr>
      </w:pPr>
      <w:ins w:id="33" w:author="Unknown">
        <w:r w:rsidRPr="00667949">
          <w:rPr>
            <w:rFonts w:ascii="Arial" w:eastAsia="Times New Roman" w:hAnsi="Arial" w:cs="Arial"/>
            <w:color w:val="415161"/>
            <w:sz w:val="24"/>
            <w:szCs w:val="24"/>
          </w:rPr>
          <w:pict>
            <v:rect id="_x0000_i1051" style="width:7in;height:.75pt" o:hrpct="0" o:hralign="center" o:hrstd="t" o:hr="t" fillcolor="#a0a0a0" stroked="f"/>
          </w:pict>
        </w:r>
      </w:ins>
    </w:p>
    <w:p w:rsidR="00667949" w:rsidRPr="00667949" w:rsidRDefault="00667949" w:rsidP="00667949">
      <w:pPr>
        <w:shd w:val="clear" w:color="auto" w:fill="FFFFFF"/>
        <w:spacing w:after="0" w:line="480" w:lineRule="atLeast"/>
        <w:rPr>
          <w:ins w:id="34" w:author="Unknown"/>
          <w:rFonts w:ascii="Arial" w:eastAsia="Times New Roman" w:hAnsi="Arial" w:cs="Arial"/>
          <w:color w:val="415161"/>
          <w:sz w:val="24"/>
          <w:szCs w:val="24"/>
        </w:rPr>
      </w:pPr>
      <w:ins w:id="35" w:author="Unknown">
        <w:r w:rsidRPr="00667949">
          <w:rPr>
            <w:rFonts w:ascii="Arial" w:eastAsia="Times New Roman" w:hAnsi="Arial" w:cs="Arial"/>
            <w:color w:val="415161"/>
            <w:sz w:val="24"/>
            <w:szCs w:val="24"/>
          </w:rPr>
          <w:t>Here is some basic code to get you started. I strongly encourage you to edit it and make it better once you have learned how it works.</w:t>
        </w:r>
        <w:r w:rsidRPr="00667949">
          <w:rPr>
            <w:rFonts w:ascii="Arial" w:eastAsia="Times New Roman" w:hAnsi="Arial" w:cs="Arial"/>
            <w:color w:val="415161"/>
            <w:sz w:val="24"/>
            <w:szCs w:val="24"/>
          </w:rPr>
          <w:br/>
        </w:r>
        <w:r w:rsidRPr="00667949">
          <w:rPr>
            <w:rFonts w:ascii="Arial" w:eastAsia="Times New Roman" w:hAnsi="Arial" w:cs="Arial"/>
            <w:b/>
            <w:bCs/>
            <w:color w:val="415161"/>
            <w:sz w:val="24"/>
            <w:szCs w:val="24"/>
          </w:rPr>
          <w:t>To make the use of the ultrasonic sensor easier I have used the </w:t>
        </w:r>
        <w:r w:rsidRPr="00667949">
          <w:rPr>
            <w:rFonts w:ascii="Arial" w:eastAsia="Times New Roman" w:hAnsi="Arial" w:cs="Arial"/>
            <w:b/>
            <w:bCs/>
            <w:color w:val="415161"/>
            <w:sz w:val="24"/>
            <w:szCs w:val="24"/>
          </w:rPr>
          <w:fldChar w:fldCharType="begin"/>
        </w:r>
        <w:r w:rsidRPr="00667949">
          <w:rPr>
            <w:rFonts w:ascii="Arial" w:eastAsia="Times New Roman" w:hAnsi="Arial" w:cs="Arial"/>
            <w:b/>
            <w:bCs/>
            <w:color w:val="415161"/>
            <w:sz w:val="24"/>
            <w:szCs w:val="24"/>
          </w:rPr>
          <w:instrText xml:space="preserve"> HYPERLINK "http://playground.arduino.cc/Code/NewPing" \o "" </w:instrText>
        </w:r>
        <w:r w:rsidRPr="00667949">
          <w:rPr>
            <w:rFonts w:ascii="Arial" w:eastAsia="Times New Roman" w:hAnsi="Arial" w:cs="Arial"/>
            <w:b/>
            <w:bCs/>
            <w:color w:val="415161"/>
            <w:sz w:val="24"/>
            <w:szCs w:val="24"/>
          </w:rPr>
          <w:fldChar w:fldCharType="separate"/>
        </w:r>
        <w:r w:rsidRPr="00667949">
          <w:rPr>
            <w:rFonts w:ascii="Arial" w:eastAsia="Times New Roman" w:hAnsi="Arial" w:cs="Arial"/>
            <w:b/>
            <w:bCs/>
            <w:color w:val="0000FF"/>
            <w:sz w:val="24"/>
            <w:szCs w:val="24"/>
            <w:u w:val="single"/>
          </w:rPr>
          <w:t>new ping</w:t>
        </w:r>
        <w:r w:rsidRPr="00667949">
          <w:rPr>
            <w:rFonts w:ascii="Arial" w:eastAsia="Times New Roman" w:hAnsi="Arial" w:cs="Arial"/>
            <w:b/>
            <w:bCs/>
            <w:color w:val="415161"/>
            <w:sz w:val="24"/>
            <w:szCs w:val="24"/>
          </w:rPr>
          <w:fldChar w:fldCharType="end"/>
        </w:r>
        <w:r w:rsidRPr="00667949">
          <w:rPr>
            <w:rFonts w:ascii="Arial" w:eastAsia="Times New Roman" w:hAnsi="Arial" w:cs="Arial"/>
            <w:b/>
            <w:bCs/>
            <w:color w:val="415161"/>
            <w:sz w:val="24"/>
            <w:szCs w:val="24"/>
          </w:rPr>
          <w:t> library.</w:t>
        </w:r>
        <w:r w:rsidRPr="00667949">
          <w:rPr>
            <w:rFonts w:ascii="Arial" w:eastAsia="Times New Roman" w:hAnsi="Arial" w:cs="Arial"/>
            <w:color w:val="415161"/>
            <w:sz w:val="24"/>
            <w:szCs w:val="24"/>
          </w:rPr>
          <w:br/>
          <w:t>Download link for the sketch can be found at the bottom.</w:t>
        </w:r>
      </w:ins>
    </w:p>
    <w:p w:rsidR="00667949" w:rsidRPr="00667949" w:rsidRDefault="00667949" w:rsidP="00667949">
      <w:pPr>
        <w:shd w:val="clear" w:color="auto" w:fill="FFFFFF"/>
        <w:spacing w:after="0" w:line="480" w:lineRule="atLeast"/>
        <w:rPr>
          <w:ins w:id="36" w:author="Unknown"/>
          <w:rFonts w:ascii="Arial" w:eastAsia="Times New Roman" w:hAnsi="Arial" w:cs="Arial"/>
          <w:color w:val="415161"/>
          <w:sz w:val="24"/>
          <w:szCs w:val="24"/>
        </w:rPr>
      </w:pPr>
      <w:ins w:id="37" w:author="Unknown">
        <w:r w:rsidRPr="00667949">
          <w:rPr>
            <w:rFonts w:ascii="Arial" w:eastAsia="Times New Roman" w:hAnsi="Arial" w:cs="Arial"/>
            <w:color w:val="415161"/>
            <w:sz w:val="24"/>
            <w:szCs w:val="24"/>
          </w:rPr>
          <w:pict>
            <v:rect id="_x0000_i1052" style="width:10in;height:.75pt" o:hrpct="0" o:hralign="center" o:hrstd="t" o:hr="t" fillcolor="#a0a0a0" stroked="f"/>
          </w:pic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8" w:author="Unknown"/>
          <w:rFonts w:ascii="Courier New" w:eastAsia="Times New Roman" w:hAnsi="Courier New" w:cs="Courier New"/>
          <w:color w:val="415161"/>
          <w:sz w:val="20"/>
          <w:szCs w:val="20"/>
        </w:rPr>
      </w:pPr>
      <w:ins w:id="39" w:author="Unknown">
        <w:r w:rsidRPr="00667949">
          <w:rPr>
            <w:rFonts w:ascii="Courier New" w:eastAsia="Times New Roman" w:hAnsi="Courier New" w:cs="Courier New"/>
            <w:color w:val="7E7E7E"/>
            <w:sz w:val="20"/>
            <w:szCs w:val="20"/>
          </w:rPr>
          <w:t>//Since we are using servos and ultrasonic sensors in the robot we will include some libraries written to make their use easier</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40" w:author="Unknown"/>
          <w:rFonts w:ascii="Courier New" w:eastAsia="Times New Roman" w:hAnsi="Courier New" w:cs="Courier New"/>
          <w:color w:val="415161"/>
          <w:sz w:val="20"/>
          <w:szCs w:val="20"/>
        </w:rPr>
      </w:pPr>
      <w:ins w:id="41" w:author="Unknown">
        <w:r w:rsidRPr="00667949">
          <w:rPr>
            <w:rFonts w:ascii="Courier New" w:eastAsia="Times New Roman" w:hAnsi="Courier New" w:cs="Courier New"/>
            <w:color w:val="415161"/>
            <w:sz w:val="20"/>
            <w:szCs w:val="20"/>
          </w:rPr>
          <w:t>#include &lt;</w:t>
        </w:r>
        <w:r w:rsidRPr="00667949">
          <w:rPr>
            <w:rFonts w:ascii="Courier New" w:eastAsia="Times New Roman" w:hAnsi="Courier New" w:cs="Courier New"/>
            <w:color w:val="CC6600"/>
            <w:sz w:val="20"/>
            <w:szCs w:val="20"/>
          </w:rPr>
          <w:t>Servo</w:t>
        </w:r>
        <w:r w:rsidRPr="00667949">
          <w:rPr>
            <w:rFonts w:ascii="Courier New" w:eastAsia="Times New Roman" w:hAnsi="Courier New" w:cs="Courier New"/>
            <w:color w:val="415161"/>
            <w:sz w:val="20"/>
            <w:szCs w:val="20"/>
          </w:rPr>
          <w:t>.h&gt;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42" w:author="Unknown"/>
          <w:rFonts w:ascii="Courier New" w:eastAsia="Times New Roman" w:hAnsi="Courier New" w:cs="Courier New"/>
          <w:color w:val="415161"/>
          <w:sz w:val="20"/>
          <w:szCs w:val="20"/>
        </w:rPr>
      </w:pPr>
      <w:ins w:id="43" w:author="Unknown">
        <w:r w:rsidRPr="00667949">
          <w:rPr>
            <w:rFonts w:ascii="Courier New" w:eastAsia="Times New Roman" w:hAnsi="Courier New" w:cs="Courier New"/>
            <w:color w:val="415161"/>
            <w:sz w:val="20"/>
            <w:szCs w:val="20"/>
          </w:rPr>
          <w:t>#include &lt;</w:t>
        </w:r>
        <w:r w:rsidRPr="00667949">
          <w:rPr>
            <w:rFonts w:ascii="Courier New" w:eastAsia="Times New Roman" w:hAnsi="Courier New" w:cs="Courier New"/>
            <w:color w:val="CC6600"/>
            <w:sz w:val="20"/>
            <w:szCs w:val="20"/>
          </w:rPr>
          <w:t>NewPing</w:t>
        </w:r>
        <w:r w:rsidRPr="00667949">
          <w:rPr>
            <w:rFonts w:ascii="Courier New" w:eastAsia="Times New Roman" w:hAnsi="Courier New" w:cs="Courier New"/>
            <w:color w:val="415161"/>
            <w:sz w:val="20"/>
            <w:szCs w:val="20"/>
          </w:rPr>
          <w:t>.h&gt;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44" w:author="Unknown"/>
          <w:rFonts w:ascii="Courier New" w:eastAsia="Times New Roman" w:hAnsi="Courier New" w:cs="Courier New"/>
          <w:color w:val="415161"/>
          <w:sz w:val="20"/>
          <w:szCs w:val="20"/>
        </w:rPr>
      </w:pPr>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45" w:author="Unknown"/>
          <w:rFonts w:ascii="Courier New" w:eastAsia="Times New Roman" w:hAnsi="Courier New" w:cs="Courier New"/>
          <w:color w:val="415161"/>
          <w:sz w:val="20"/>
          <w:szCs w:val="20"/>
        </w:rPr>
      </w:pPr>
      <w:ins w:id="46" w:author="Unknown">
        <w:r w:rsidRPr="00667949">
          <w:rPr>
            <w:rFonts w:ascii="Courier New" w:eastAsia="Times New Roman" w:hAnsi="Courier New" w:cs="Courier New"/>
            <w:color w:val="7E7E7E"/>
            <w:sz w:val="20"/>
            <w:szCs w:val="20"/>
          </w:rPr>
          <w:t>//Below are the symbolic constants. Instead of having to type in a non-sensical pin number each time we want to do something we can write an easy to understand name which represents the pin, the compiler will then replace the names with the numbers</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47" w:author="Unknown"/>
          <w:rFonts w:ascii="Courier New" w:eastAsia="Times New Roman" w:hAnsi="Courier New" w:cs="Courier New"/>
          <w:color w:val="415161"/>
          <w:sz w:val="20"/>
          <w:szCs w:val="20"/>
        </w:rPr>
      </w:pPr>
      <w:ins w:id="48" w:author="Unknown">
        <w:r w:rsidRPr="00667949">
          <w:rPr>
            <w:rFonts w:ascii="Courier New" w:eastAsia="Times New Roman" w:hAnsi="Courier New" w:cs="Courier New"/>
            <w:color w:val="415161"/>
            <w:sz w:val="20"/>
            <w:szCs w:val="20"/>
          </w:rPr>
          <w:t>#define LeftMotorForward 2</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49" w:author="Unknown"/>
          <w:rFonts w:ascii="Courier New" w:eastAsia="Times New Roman" w:hAnsi="Courier New" w:cs="Courier New"/>
          <w:color w:val="415161"/>
          <w:sz w:val="20"/>
          <w:szCs w:val="20"/>
        </w:rPr>
      </w:pPr>
      <w:ins w:id="50" w:author="Unknown">
        <w:r w:rsidRPr="00667949">
          <w:rPr>
            <w:rFonts w:ascii="Courier New" w:eastAsia="Times New Roman" w:hAnsi="Courier New" w:cs="Courier New"/>
            <w:color w:val="415161"/>
            <w:sz w:val="20"/>
            <w:szCs w:val="20"/>
          </w:rPr>
          <w:t>#define LeftMotorBackward 3</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51" w:author="Unknown"/>
          <w:rFonts w:ascii="Courier New" w:eastAsia="Times New Roman" w:hAnsi="Courier New" w:cs="Courier New"/>
          <w:color w:val="415161"/>
          <w:sz w:val="20"/>
          <w:szCs w:val="20"/>
        </w:rPr>
      </w:pPr>
      <w:ins w:id="52" w:author="Unknown">
        <w:r w:rsidRPr="00667949">
          <w:rPr>
            <w:rFonts w:ascii="Courier New" w:eastAsia="Times New Roman" w:hAnsi="Courier New" w:cs="Courier New"/>
            <w:color w:val="415161"/>
            <w:sz w:val="20"/>
            <w:szCs w:val="20"/>
          </w:rPr>
          <w:t>#define RightMotorForward 5</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53" w:author="Unknown"/>
          <w:rFonts w:ascii="Courier New" w:eastAsia="Times New Roman" w:hAnsi="Courier New" w:cs="Courier New"/>
          <w:color w:val="415161"/>
          <w:sz w:val="20"/>
          <w:szCs w:val="20"/>
        </w:rPr>
      </w:pPr>
      <w:ins w:id="54" w:author="Unknown">
        <w:r w:rsidRPr="00667949">
          <w:rPr>
            <w:rFonts w:ascii="Courier New" w:eastAsia="Times New Roman" w:hAnsi="Courier New" w:cs="Courier New"/>
            <w:color w:val="415161"/>
            <w:sz w:val="20"/>
            <w:szCs w:val="20"/>
          </w:rPr>
          <w:t>#define RightMotorBackward 4</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55" w:author="Unknown"/>
          <w:rFonts w:ascii="Courier New" w:eastAsia="Times New Roman" w:hAnsi="Courier New" w:cs="Courier New"/>
          <w:color w:val="415161"/>
          <w:sz w:val="20"/>
          <w:szCs w:val="20"/>
        </w:rPr>
      </w:pPr>
      <w:ins w:id="56" w:author="Unknown">
        <w:r w:rsidRPr="00667949">
          <w:rPr>
            <w:rFonts w:ascii="Courier New" w:eastAsia="Times New Roman" w:hAnsi="Courier New" w:cs="Courier New"/>
            <w:color w:val="415161"/>
            <w:sz w:val="20"/>
            <w:szCs w:val="20"/>
          </w:rPr>
          <w:t>#define USTrigger 8</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57" w:author="Unknown"/>
          <w:rFonts w:ascii="Courier New" w:eastAsia="Times New Roman" w:hAnsi="Courier New" w:cs="Courier New"/>
          <w:color w:val="415161"/>
          <w:sz w:val="20"/>
          <w:szCs w:val="20"/>
        </w:rPr>
      </w:pPr>
      <w:ins w:id="58" w:author="Unknown">
        <w:r w:rsidRPr="00667949">
          <w:rPr>
            <w:rFonts w:ascii="Courier New" w:eastAsia="Times New Roman" w:hAnsi="Courier New" w:cs="Courier New"/>
            <w:color w:val="415161"/>
            <w:sz w:val="20"/>
            <w:szCs w:val="20"/>
          </w:rPr>
          <w:t>#define USEcho 9</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59" w:author="Unknown"/>
          <w:rFonts w:ascii="Courier New" w:eastAsia="Times New Roman" w:hAnsi="Courier New" w:cs="Courier New"/>
          <w:color w:val="415161"/>
          <w:sz w:val="20"/>
          <w:szCs w:val="20"/>
        </w:rPr>
      </w:pPr>
      <w:ins w:id="60" w:author="Unknown">
        <w:r w:rsidRPr="00667949">
          <w:rPr>
            <w:rFonts w:ascii="Courier New" w:eastAsia="Times New Roman" w:hAnsi="Courier New" w:cs="Courier New"/>
            <w:color w:val="415161"/>
            <w:sz w:val="20"/>
            <w:szCs w:val="20"/>
          </w:rPr>
          <w:t>#define MaxDistance 100</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61" w:author="Unknown"/>
          <w:rFonts w:ascii="Courier New" w:eastAsia="Times New Roman" w:hAnsi="Courier New" w:cs="Courier New"/>
          <w:color w:val="415161"/>
          <w:sz w:val="20"/>
          <w:szCs w:val="20"/>
        </w:rPr>
      </w:pPr>
      <w:ins w:id="62" w:author="Unknown">
        <w:r w:rsidRPr="00667949">
          <w:rPr>
            <w:rFonts w:ascii="Courier New" w:eastAsia="Times New Roman" w:hAnsi="Courier New" w:cs="Courier New"/>
            <w:color w:val="415161"/>
            <w:sz w:val="20"/>
            <w:szCs w:val="20"/>
          </w:rPr>
          <w:t>#define LED 13</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63" w:author="Unknown"/>
          <w:rFonts w:ascii="Courier New" w:eastAsia="Times New Roman" w:hAnsi="Courier New" w:cs="Courier New"/>
          <w:color w:val="415161"/>
          <w:sz w:val="20"/>
          <w:szCs w:val="20"/>
        </w:rPr>
      </w:pPr>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64" w:author="Unknown"/>
          <w:rFonts w:ascii="Courier New" w:eastAsia="Times New Roman" w:hAnsi="Courier New" w:cs="Courier New"/>
          <w:color w:val="415161"/>
          <w:sz w:val="20"/>
          <w:szCs w:val="20"/>
        </w:rPr>
      </w:pPr>
      <w:ins w:id="65" w:author="Unknown">
        <w:r w:rsidRPr="00667949">
          <w:rPr>
            <w:rFonts w:ascii="Courier New" w:eastAsia="Times New Roman" w:hAnsi="Courier New" w:cs="Courier New"/>
            <w:color w:val="7E7E7E"/>
            <w:sz w:val="20"/>
            <w:szCs w:val="20"/>
          </w:rPr>
          <w:lastRenderedPageBreak/>
          <w:t>//Here we have created two 'objects', one for the servo and one for the ultrasonic sensor</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66" w:author="Unknown"/>
          <w:rFonts w:ascii="Courier New" w:eastAsia="Times New Roman" w:hAnsi="Courier New" w:cs="Courier New"/>
          <w:color w:val="415161"/>
          <w:sz w:val="20"/>
          <w:szCs w:val="20"/>
        </w:rPr>
      </w:pPr>
      <w:ins w:id="67" w:author="Unknown">
        <w:r w:rsidRPr="00667949">
          <w:rPr>
            <w:rFonts w:ascii="Courier New" w:eastAsia="Times New Roman" w:hAnsi="Courier New" w:cs="Courier New"/>
            <w:color w:val="CC6600"/>
            <w:sz w:val="20"/>
            <w:szCs w:val="20"/>
          </w:rPr>
          <w:t>Servo</w:t>
        </w:r>
        <w:r w:rsidRPr="00667949">
          <w:rPr>
            <w:rFonts w:ascii="Courier New" w:eastAsia="Times New Roman" w:hAnsi="Courier New" w:cs="Courier New"/>
            <w:color w:val="415161"/>
            <w:sz w:val="20"/>
            <w:szCs w:val="20"/>
          </w:rPr>
          <w:t xml:space="preserve"> servo;</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68" w:author="Unknown"/>
          <w:rFonts w:ascii="Courier New" w:eastAsia="Times New Roman" w:hAnsi="Courier New" w:cs="Courier New"/>
          <w:color w:val="415161"/>
          <w:sz w:val="20"/>
          <w:szCs w:val="20"/>
        </w:rPr>
      </w:pPr>
      <w:ins w:id="69" w:author="Unknown">
        <w:r w:rsidRPr="00667949">
          <w:rPr>
            <w:rFonts w:ascii="Courier New" w:eastAsia="Times New Roman" w:hAnsi="Courier New" w:cs="Courier New"/>
            <w:color w:val="CC6600"/>
            <w:sz w:val="20"/>
            <w:szCs w:val="20"/>
          </w:rPr>
          <w:t>NewPing</w:t>
        </w:r>
        <w:r w:rsidRPr="00667949">
          <w:rPr>
            <w:rFonts w:ascii="Courier New" w:eastAsia="Times New Roman" w:hAnsi="Courier New" w:cs="Courier New"/>
            <w:color w:val="415161"/>
            <w:sz w:val="20"/>
            <w:szCs w:val="20"/>
          </w:rPr>
          <w:t xml:space="preserve"> sonar(USTrigger, USEcho, MaxDistance);</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70" w:author="Unknown"/>
          <w:rFonts w:ascii="Courier New" w:eastAsia="Times New Roman" w:hAnsi="Courier New" w:cs="Courier New"/>
          <w:color w:val="415161"/>
          <w:sz w:val="20"/>
          <w:szCs w:val="20"/>
        </w:rPr>
      </w:pPr>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71" w:author="Unknown"/>
          <w:rFonts w:ascii="Courier New" w:eastAsia="Times New Roman" w:hAnsi="Courier New" w:cs="Courier New"/>
          <w:color w:val="415161"/>
          <w:sz w:val="20"/>
          <w:szCs w:val="20"/>
        </w:rPr>
      </w:pPr>
      <w:ins w:id="72" w:author="Unknown">
        <w:r w:rsidRPr="00667949">
          <w:rPr>
            <w:rFonts w:ascii="Courier New" w:eastAsia="Times New Roman" w:hAnsi="Courier New" w:cs="Courier New"/>
            <w:color w:val="7E7E7E"/>
            <w:sz w:val="20"/>
            <w:szCs w:val="20"/>
          </w:rPr>
          <w:t>//Below we are creating unsigned integer variables which we will use later on in the code. They are unsigned as they will only have postive values</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73" w:author="Unknown"/>
          <w:rFonts w:ascii="Courier New" w:eastAsia="Times New Roman" w:hAnsi="Courier New" w:cs="Courier New"/>
          <w:color w:val="415161"/>
          <w:sz w:val="20"/>
          <w:szCs w:val="20"/>
        </w:rPr>
      </w:pPr>
      <w:ins w:id="74" w:author="Unknown">
        <w:r w:rsidRPr="00667949">
          <w:rPr>
            <w:rFonts w:ascii="Courier New" w:eastAsia="Times New Roman" w:hAnsi="Courier New" w:cs="Courier New"/>
            <w:color w:val="CC6600"/>
            <w:sz w:val="20"/>
            <w:szCs w:val="20"/>
          </w:rPr>
          <w:t>unsigned</w:t>
        </w:r>
        <w:r w:rsidRPr="00667949">
          <w:rPr>
            <w:rFonts w:ascii="Courier New" w:eastAsia="Times New Roman" w:hAnsi="Courier New" w:cs="Courier New"/>
            <w:color w:val="415161"/>
            <w:sz w:val="20"/>
            <w:szCs w:val="20"/>
          </w:rPr>
          <w:t xml:space="preserve"> </w:t>
        </w:r>
        <w:r w:rsidRPr="00667949">
          <w:rPr>
            <w:rFonts w:ascii="Courier New" w:eastAsia="Times New Roman" w:hAnsi="Courier New" w:cs="Courier New"/>
            <w:color w:val="CC6600"/>
            <w:sz w:val="20"/>
            <w:szCs w:val="20"/>
          </w:rPr>
          <w:t>int</w:t>
        </w:r>
        <w:r w:rsidRPr="00667949">
          <w:rPr>
            <w:rFonts w:ascii="Courier New" w:eastAsia="Times New Roman" w:hAnsi="Courier New" w:cs="Courier New"/>
            <w:color w:val="415161"/>
            <w:sz w:val="20"/>
            <w:szCs w:val="20"/>
          </w:rPr>
          <w:t xml:space="preserve"> duration;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75" w:author="Unknown"/>
          <w:rFonts w:ascii="Courier New" w:eastAsia="Times New Roman" w:hAnsi="Courier New" w:cs="Courier New"/>
          <w:color w:val="415161"/>
          <w:sz w:val="20"/>
          <w:szCs w:val="20"/>
        </w:rPr>
      </w:pPr>
      <w:ins w:id="76" w:author="Unknown">
        <w:r w:rsidRPr="00667949">
          <w:rPr>
            <w:rFonts w:ascii="Courier New" w:eastAsia="Times New Roman" w:hAnsi="Courier New" w:cs="Courier New"/>
            <w:color w:val="CC6600"/>
            <w:sz w:val="20"/>
            <w:szCs w:val="20"/>
          </w:rPr>
          <w:t>unsigned</w:t>
        </w:r>
        <w:r w:rsidRPr="00667949">
          <w:rPr>
            <w:rFonts w:ascii="Courier New" w:eastAsia="Times New Roman" w:hAnsi="Courier New" w:cs="Courier New"/>
            <w:color w:val="415161"/>
            <w:sz w:val="20"/>
            <w:szCs w:val="20"/>
          </w:rPr>
          <w:t xml:space="preserve"> </w:t>
        </w:r>
        <w:r w:rsidRPr="00667949">
          <w:rPr>
            <w:rFonts w:ascii="Courier New" w:eastAsia="Times New Roman" w:hAnsi="Courier New" w:cs="Courier New"/>
            <w:color w:val="CC6600"/>
            <w:sz w:val="20"/>
            <w:szCs w:val="20"/>
          </w:rPr>
          <w:t>int</w:t>
        </w:r>
        <w:r w:rsidRPr="00667949">
          <w:rPr>
            <w:rFonts w:ascii="Courier New" w:eastAsia="Times New Roman" w:hAnsi="Courier New" w:cs="Courier New"/>
            <w:color w:val="415161"/>
            <w:sz w:val="20"/>
            <w:szCs w:val="20"/>
          </w:rPr>
          <w:t xml:space="preserve"> distance;</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77" w:author="Unknown"/>
          <w:rFonts w:ascii="Courier New" w:eastAsia="Times New Roman" w:hAnsi="Courier New" w:cs="Courier New"/>
          <w:color w:val="415161"/>
          <w:sz w:val="20"/>
          <w:szCs w:val="20"/>
        </w:rPr>
      </w:pPr>
      <w:ins w:id="78" w:author="Unknown">
        <w:r w:rsidRPr="00667949">
          <w:rPr>
            <w:rFonts w:ascii="Courier New" w:eastAsia="Times New Roman" w:hAnsi="Courier New" w:cs="Courier New"/>
            <w:color w:val="CC6600"/>
            <w:sz w:val="20"/>
            <w:szCs w:val="20"/>
          </w:rPr>
          <w:t>unsigned</w:t>
        </w:r>
        <w:r w:rsidRPr="00667949">
          <w:rPr>
            <w:rFonts w:ascii="Courier New" w:eastAsia="Times New Roman" w:hAnsi="Courier New" w:cs="Courier New"/>
            <w:color w:val="415161"/>
            <w:sz w:val="20"/>
            <w:szCs w:val="20"/>
          </w:rPr>
          <w:t xml:space="preserve"> </w:t>
        </w:r>
        <w:r w:rsidRPr="00667949">
          <w:rPr>
            <w:rFonts w:ascii="Courier New" w:eastAsia="Times New Roman" w:hAnsi="Courier New" w:cs="Courier New"/>
            <w:color w:val="CC6600"/>
            <w:sz w:val="20"/>
            <w:szCs w:val="20"/>
          </w:rPr>
          <w:t>int</w:t>
        </w:r>
        <w:r w:rsidRPr="00667949">
          <w:rPr>
            <w:rFonts w:ascii="Courier New" w:eastAsia="Times New Roman" w:hAnsi="Courier New" w:cs="Courier New"/>
            <w:color w:val="415161"/>
            <w:sz w:val="20"/>
            <w:szCs w:val="20"/>
          </w:rPr>
          <w:t xml:space="preserve"> FrontDistance;</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79" w:author="Unknown"/>
          <w:rFonts w:ascii="Courier New" w:eastAsia="Times New Roman" w:hAnsi="Courier New" w:cs="Courier New"/>
          <w:color w:val="415161"/>
          <w:sz w:val="20"/>
          <w:szCs w:val="20"/>
        </w:rPr>
      </w:pPr>
      <w:ins w:id="80" w:author="Unknown">
        <w:r w:rsidRPr="00667949">
          <w:rPr>
            <w:rFonts w:ascii="Courier New" w:eastAsia="Times New Roman" w:hAnsi="Courier New" w:cs="Courier New"/>
            <w:color w:val="CC6600"/>
            <w:sz w:val="20"/>
            <w:szCs w:val="20"/>
          </w:rPr>
          <w:t>unsigned</w:t>
        </w:r>
        <w:r w:rsidRPr="00667949">
          <w:rPr>
            <w:rFonts w:ascii="Courier New" w:eastAsia="Times New Roman" w:hAnsi="Courier New" w:cs="Courier New"/>
            <w:color w:val="415161"/>
            <w:sz w:val="20"/>
            <w:szCs w:val="20"/>
          </w:rPr>
          <w:t xml:space="preserve"> </w:t>
        </w:r>
        <w:r w:rsidRPr="00667949">
          <w:rPr>
            <w:rFonts w:ascii="Courier New" w:eastAsia="Times New Roman" w:hAnsi="Courier New" w:cs="Courier New"/>
            <w:color w:val="CC6600"/>
            <w:sz w:val="20"/>
            <w:szCs w:val="20"/>
          </w:rPr>
          <w:t>int</w:t>
        </w:r>
        <w:r w:rsidRPr="00667949">
          <w:rPr>
            <w:rFonts w:ascii="Courier New" w:eastAsia="Times New Roman" w:hAnsi="Courier New" w:cs="Courier New"/>
            <w:color w:val="415161"/>
            <w:sz w:val="20"/>
            <w:szCs w:val="20"/>
          </w:rPr>
          <w:t xml:space="preserve"> LeftDistance;</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81" w:author="Unknown"/>
          <w:rFonts w:ascii="Courier New" w:eastAsia="Times New Roman" w:hAnsi="Courier New" w:cs="Courier New"/>
          <w:color w:val="415161"/>
          <w:sz w:val="20"/>
          <w:szCs w:val="20"/>
        </w:rPr>
      </w:pPr>
      <w:ins w:id="82" w:author="Unknown">
        <w:r w:rsidRPr="00667949">
          <w:rPr>
            <w:rFonts w:ascii="Courier New" w:eastAsia="Times New Roman" w:hAnsi="Courier New" w:cs="Courier New"/>
            <w:color w:val="CC6600"/>
            <w:sz w:val="20"/>
            <w:szCs w:val="20"/>
          </w:rPr>
          <w:t>unsigned</w:t>
        </w:r>
        <w:r w:rsidRPr="00667949">
          <w:rPr>
            <w:rFonts w:ascii="Courier New" w:eastAsia="Times New Roman" w:hAnsi="Courier New" w:cs="Courier New"/>
            <w:color w:val="415161"/>
            <w:sz w:val="20"/>
            <w:szCs w:val="20"/>
          </w:rPr>
          <w:t xml:space="preserve"> </w:t>
        </w:r>
        <w:r w:rsidRPr="00667949">
          <w:rPr>
            <w:rFonts w:ascii="Courier New" w:eastAsia="Times New Roman" w:hAnsi="Courier New" w:cs="Courier New"/>
            <w:color w:val="CC6600"/>
            <w:sz w:val="20"/>
            <w:szCs w:val="20"/>
          </w:rPr>
          <w:t>int</w:t>
        </w:r>
        <w:r w:rsidRPr="00667949">
          <w:rPr>
            <w:rFonts w:ascii="Courier New" w:eastAsia="Times New Roman" w:hAnsi="Courier New" w:cs="Courier New"/>
            <w:color w:val="415161"/>
            <w:sz w:val="20"/>
            <w:szCs w:val="20"/>
          </w:rPr>
          <w:t xml:space="preserve"> RightDistance;</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83" w:author="Unknown"/>
          <w:rFonts w:ascii="Courier New" w:eastAsia="Times New Roman" w:hAnsi="Courier New" w:cs="Courier New"/>
          <w:color w:val="415161"/>
          <w:sz w:val="20"/>
          <w:szCs w:val="20"/>
        </w:rPr>
      </w:pPr>
      <w:ins w:id="84" w:author="Unknown">
        <w:r w:rsidRPr="00667949">
          <w:rPr>
            <w:rFonts w:ascii="Courier New" w:eastAsia="Times New Roman" w:hAnsi="Courier New" w:cs="Courier New"/>
            <w:color w:val="CC6600"/>
            <w:sz w:val="20"/>
            <w:szCs w:val="20"/>
          </w:rPr>
          <w:t>unsigned</w:t>
        </w:r>
        <w:r w:rsidRPr="00667949">
          <w:rPr>
            <w:rFonts w:ascii="Courier New" w:eastAsia="Times New Roman" w:hAnsi="Courier New" w:cs="Courier New"/>
            <w:color w:val="415161"/>
            <w:sz w:val="20"/>
            <w:szCs w:val="20"/>
          </w:rPr>
          <w:t xml:space="preserve"> </w:t>
        </w:r>
        <w:r w:rsidRPr="00667949">
          <w:rPr>
            <w:rFonts w:ascii="Courier New" w:eastAsia="Times New Roman" w:hAnsi="Courier New" w:cs="Courier New"/>
            <w:color w:val="CC6600"/>
            <w:sz w:val="20"/>
            <w:szCs w:val="20"/>
          </w:rPr>
          <w:t>int</w:t>
        </w:r>
        <w:r w:rsidRPr="00667949">
          <w:rPr>
            <w:rFonts w:ascii="Courier New" w:eastAsia="Times New Roman" w:hAnsi="Courier New" w:cs="Courier New"/>
            <w:color w:val="415161"/>
            <w:sz w:val="20"/>
            <w:szCs w:val="20"/>
          </w:rPr>
          <w:t xml:space="preserve"> Time;</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85" w:author="Unknown"/>
          <w:rFonts w:ascii="Courier New" w:eastAsia="Times New Roman" w:hAnsi="Courier New" w:cs="Courier New"/>
          <w:color w:val="415161"/>
          <w:sz w:val="20"/>
          <w:szCs w:val="20"/>
        </w:rPr>
      </w:pPr>
      <w:ins w:id="86" w:author="Unknown">
        <w:r w:rsidRPr="00667949">
          <w:rPr>
            <w:rFonts w:ascii="Courier New" w:eastAsia="Times New Roman" w:hAnsi="Courier New" w:cs="Courier New"/>
            <w:color w:val="CC6600"/>
            <w:sz w:val="20"/>
            <w:szCs w:val="20"/>
          </w:rPr>
          <w:t>unsigned</w:t>
        </w:r>
        <w:r w:rsidRPr="00667949">
          <w:rPr>
            <w:rFonts w:ascii="Courier New" w:eastAsia="Times New Roman" w:hAnsi="Courier New" w:cs="Courier New"/>
            <w:color w:val="415161"/>
            <w:sz w:val="20"/>
            <w:szCs w:val="20"/>
          </w:rPr>
          <w:t xml:space="preserve"> </w:t>
        </w:r>
        <w:r w:rsidRPr="00667949">
          <w:rPr>
            <w:rFonts w:ascii="Courier New" w:eastAsia="Times New Roman" w:hAnsi="Courier New" w:cs="Courier New"/>
            <w:color w:val="CC6600"/>
            <w:sz w:val="20"/>
            <w:szCs w:val="20"/>
          </w:rPr>
          <w:t>int</w:t>
        </w:r>
        <w:r w:rsidRPr="00667949">
          <w:rPr>
            <w:rFonts w:ascii="Courier New" w:eastAsia="Times New Roman" w:hAnsi="Courier New" w:cs="Courier New"/>
            <w:color w:val="415161"/>
            <w:sz w:val="20"/>
            <w:szCs w:val="20"/>
          </w:rPr>
          <w:t xml:space="preserve"> CollisionCounter;</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87" w:author="Unknown"/>
          <w:rFonts w:ascii="Courier New" w:eastAsia="Times New Roman" w:hAnsi="Courier New" w:cs="Courier New"/>
          <w:color w:val="415161"/>
          <w:sz w:val="20"/>
          <w:szCs w:val="20"/>
        </w:rPr>
      </w:pPr>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88" w:author="Unknown"/>
          <w:rFonts w:ascii="Courier New" w:eastAsia="Times New Roman" w:hAnsi="Courier New" w:cs="Courier New"/>
          <w:color w:val="415161"/>
          <w:sz w:val="20"/>
          <w:szCs w:val="20"/>
        </w:rPr>
      </w:pPr>
      <w:ins w:id="89" w:author="Unknown">
        <w:r w:rsidRPr="00667949">
          <w:rPr>
            <w:rFonts w:ascii="Courier New" w:eastAsia="Times New Roman" w:hAnsi="Courier New" w:cs="Courier New"/>
            <w:color w:val="CC6600"/>
            <w:sz w:val="20"/>
            <w:szCs w:val="20"/>
          </w:rPr>
          <w:t>void</w:t>
        </w:r>
        <w:r w:rsidRPr="00667949">
          <w:rPr>
            <w:rFonts w:ascii="Courier New" w:eastAsia="Times New Roman" w:hAnsi="Courier New" w:cs="Courier New"/>
            <w:color w:val="415161"/>
            <w:sz w:val="20"/>
            <w:szCs w:val="20"/>
          </w:rPr>
          <w:t xml:space="preserve"> </w:t>
        </w:r>
        <w:r w:rsidRPr="00667949">
          <w:rPr>
            <w:rFonts w:ascii="Courier New" w:eastAsia="Times New Roman" w:hAnsi="Courier New" w:cs="Courier New"/>
            <w:b/>
            <w:bCs/>
            <w:color w:val="CC6600"/>
            <w:sz w:val="20"/>
            <w:szCs w:val="20"/>
          </w:rPr>
          <w:t>setup</w:t>
        </w:r>
        <w:r w:rsidRPr="00667949">
          <w:rPr>
            <w:rFonts w:ascii="Courier New" w:eastAsia="Times New Roman" w:hAnsi="Courier New" w:cs="Courier New"/>
            <w:color w:val="415161"/>
            <w:sz w:val="20"/>
            <w:szCs w:val="20"/>
          </w:rPr>
          <w:t xml:space="preserve">()                                            </w:t>
        </w:r>
        <w:r w:rsidRPr="00667949">
          <w:rPr>
            <w:rFonts w:ascii="Courier New" w:eastAsia="Times New Roman" w:hAnsi="Courier New" w:cs="Courier New"/>
            <w:color w:val="7E7E7E"/>
            <w:sz w:val="20"/>
            <w:szCs w:val="20"/>
          </w:rPr>
          <w:t>//This block happens once on startup</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90" w:author="Unknown"/>
          <w:rFonts w:ascii="Courier New" w:eastAsia="Times New Roman" w:hAnsi="Courier New" w:cs="Courier New"/>
          <w:color w:val="415161"/>
          <w:sz w:val="20"/>
          <w:szCs w:val="20"/>
        </w:rPr>
      </w:pPr>
      <w:ins w:id="91"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92" w:author="Unknown"/>
          <w:rFonts w:ascii="Courier New" w:eastAsia="Times New Roman" w:hAnsi="Courier New" w:cs="Courier New"/>
          <w:color w:val="415161"/>
          <w:sz w:val="20"/>
          <w:szCs w:val="20"/>
        </w:rPr>
      </w:pPr>
      <w:ins w:id="93"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begin</w:t>
        </w:r>
        <w:r w:rsidRPr="00667949">
          <w:rPr>
            <w:rFonts w:ascii="Courier New" w:eastAsia="Times New Roman" w:hAnsi="Courier New" w:cs="Courier New"/>
            <w:color w:val="415161"/>
            <w:sz w:val="20"/>
            <w:szCs w:val="20"/>
          </w:rPr>
          <w:t xml:space="preserve">(9600);                              </w:t>
        </w:r>
        <w:r w:rsidRPr="00667949">
          <w:rPr>
            <w:rFonts w:ascii="Courier New" w:eastAsia="Times New Roman" w:hAnsi="Courier New" w:cs="Courier New"/>
            <w:color w:val="7E7E7E"/>
            <w:sz w:val="20"/>
            <w:szCs w:val="20"/>
          </w:rPr>
          <w:t>//I have included the serial initialize but commented it out, if you want to debug and print information to the serial monitor just uncomment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94" w:author="Unknown"/>
          <w:rFonts w:ascii="Courier New" w:eastAsia="Times New Roman" w:hAnsi="Courier New" w:cs="Courier New"/>
          <w:color w:val="415161"/>
          <w:sz w:val="20"/>
          <w:szCs w:val="20"/>
        </w:rPr>
      </w:pPr>
      <w:ins w:id="95" w:author="Unknown">
        <w:r w:rsidRPr="00667949">
          <w:rPr>
            <w:rFonts w:ascii="Courier New" w:eastAsia="Times New Roman" w:hAnsi="Courier New" w:cs="Courier New"/>
            <w:color w:val="415161"/>
            <w:sz w:val="20"/>
            <w:szCs w:val="20"/>
          </w:rPr>
          <w:t>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96" w:author="Unknown"/>
          <w:rFonts w:ascii="Courier New" w:eastAsia="Times New Roman" w:hAnsi="Courier New" w:cs="Courier New"/>
          <w:color w:val="415161"/>
          <w:sz w:val="20"/>
          <w:szCs w:val="20"/>
        </w:rPr>
      </w:pPr>
      <w:ins w:id="97"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7E7E7E"/>
            <w:sz w:val="20"/>
            <w:szCs w:val="20"/>
          </w:rPr>
          <w:t>//Here we are setting the pin modes. As we will sending out signals from the pins we set them as outputs</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98" w:author="Unknown"/>
          <w:rFonts w:ascii="Courier New" w:eastAsia="Times New Roman" w:hAnsi="Courier New" w:cs="Courier New"/>
          <w:color w:val="415161"/>
          <w:sz w:val="20"/>
          <w:szCs w:val="20"/>
        </w:rPr>
      </w:pPr>
      <w:ins w:id="99"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pinMode</w:t>
        </w:r>
        <w:r w:rsidRPr="00667949">
          <w:rPr>
            <w:rFonts w:ascii="Courier New" w:eastAsia="Times New Roman" w:hAnsi="Courier New" w:cs="Courier New"/>
            <w:color w:val="415161"/>
            <w:sz w:val="20"/>
            <w:szCs w:val="20"/>
          </w:rPr>
          <w:t xml:space="preserve">(LeftMotorForward, </w:t>
        </w:r>
        <w:r w:rsidRPr="00667949">
          <w:rPr>
            <w:rFonts w:ascii="Courier New" w:eastAsia="Times New Roman" w:hAnsi="Courier New" w:cs="Courier New"/>
            <w:color w:val="006699"/>
            <w:sz w:val="20"/>
            <w:szCs w:val="20"/>
          </w:rPr>
          <w:t>OUTPUT</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00" w:author="Unknown"/>
          <w:rFonts w:ascii="Courier New" w:eastAsia="Times New Roman" w:hAnsi="Courier New" w:cs="Courier New"/>
          <w:color w:val="415161"/>
          <w:sz w:val="20"/>
          <w:szCs w:val="20"/>
        </w:rPr>
      </w:pPr>
      <w:ins w:id="101"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pinMode</w:t>
        </w:r>
        <w:r w:rsidRPr="00667949">
          <w:rPr>
            <w:rFonts w:ascii="Courier New" w:eastAsia="Times New Roman" w:hAnsi="Courier New" w:cs="Courier New"/>
            <w:color w:val="415161"/>
            <w:sz w:val="20"/>
            <w:szCs w:val="20"/>
          </w:rPr>
          <w:t xml:space="preserve">(LeftMotorBackward, </w:t>
        </w:r>
        <w:r w:rsidRPr="00667949">
          <w:rPr>
            <w:rFonts w:ascii="Courier New" w:eastAsia="Times New Roman" w:hAnsi="Courier New" w:cs="Courier New"/>
            <w:color w:val="006699"/>
            <w:sz w:val="20"/>
            <w:szCs w:val="20"/>
          </w:rPr>
          <w:t>OUTPUT</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02" w:author="Unknown"/>
          <w:rFonts w:ascii="Courier New" w:eastAsia="Times New Roman" w:hAnsi="Courier New" w:cs="Courier New"/>
          <w:color w:val="415161"/>
          <w:sz w:val="20"/>
          <w:szCs w:val="20"/>
        </w:rPr>
      </w:pPr>
      <w:ins w:id="103"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pinMode</w:t>
        </w:r>
        <w:r w:rsidRPr="00667949">
          <w:rPr>
            <w:rFonts w:ascii="Courier New" w:eastAsia="Times New Roman" w:hAnsi="Courier New" w:cs="Courier New"/>
            <w:color w:val="415161"/>
            <w:sz w:val="20"/>
            <w:szCs w:val="20"/>
          </w:rPr>
          <w:t xml:space="preserve">(RightMotorForward, </w:t>
        </w:r>
        <w:r w:rsidRPr="00667949">
          <w:rPr>
            <w:rFonts w:ascii="Courier New" w:eastAsia="Times New Roman" w:hAnsi="Courier New" w:cs="Courier New"/>
            <w:color w:val="006699"/>
            <w:sz w:val="20"/>
            <w:szCs w:val="20"/>
          </w:rPr>
          <w:t>OUTPUT</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04" w:author="Unknown"/>
          <w:rFonts w:ascii="Courier New" w:eastAsia="Times New Roman" w:hAnsi="Courier New" w:cs="Courier New"/>
          <w:color w:val="415161"/>
          <w:sz w:val="20"/>
          <w:szCs w:val="20"/>
        </w:rPr>
      </w:pPr>
      <w:ins w:id="105" w:author="Unknown">
        <w:r w:rsidRPr="00667949">
          <w:rPr>
            <w:rFonts w:ascii="Courier New" w:eastAsia="Times New Roman" w:hAnsi="Courier New" w:cs="Courier New"/>
            <w:color w:val="415161"/>
            <w:sz w:val="20"/>
            <w:szCs w:val="20"/>
          </w:rPr>
          <w:lastRenderedPageBreak/>
          <w:t>  </w:t>
        </w:r>
        <w:r w:rsidRPr="00667949">
          <w:rPr>
            <w:rFonts w:ascii="Courier New" w:eastAsia="Times New Roman" w:hAnsi="Courier New" w:cs="Courier New"/>
            <w:color w:val="CC6600"/>
            <w:sz w:val="20"/>
            <w:szCs w:val="20"/>
          </w:rPr>
          <w:t>pinMode</w:t>
        </w:r>
        <w:r w:rsidRPr="00667949">
          <w:rPr>
            <w:rFonts w:ascii="Courier New" w:eastAsia="Times New Roman" w:hAnsi="Courier New" w:cs="Courier New"/>
            <w:color w:val="415161"/>
            <w:sz w:val="20"/>
            <w:szCs w:val="20"/>
          </w:rPr>
          <w:t xml:space="preserve">(RightMotorBackward, </w:t>
        </w:r>
        <w:r w:rsidRPr="00667949">
          <w:rPr>
            <w:rFonts w:ascii="Courier New" w:eastAsia="Times New Roman" w:hAnsi="Courier New" w:cs="Courier New"/>
            <w:color w:val="006699"/>
            <w:sz w:val="20"/>
            <w:szCs w:val="20"/>
          </w:rPr>
          <w:t>OUTPUT</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06" w:author="Unknown"/>
          <w:rFonts w:ascii="Courier New" w:eastAsia="Times New Roman" w:hAnsi="Courier New" w:cs="Courier New"/>
          <w:color w:val="415161"/>
          <w:sz w:val="20"/>
          <w:szCs w:val="20"/>
        </w:rPr>
      </w:pPr>
      <w:ins w:id="107"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pinMode</w:t>
        </w:r>
        <w:r w:rsidRPr="00667949">
          <w:rPr>
            <w:rFonts w:ascii="Courier New" w:eastAsia="Times New Roman" w:hAnsi="Courier New" w:cs="Courier New"/>
            <w:color w:val="415161"/>
            <w:sz w:val="20"/>
            <w:szCs w:val="20"/>
          </w:rPr>
          <w:t xml:space="preserve">(LED, </w:t>
        </w:r>
        <w:r w:rsidRPr="00667949">
          <w:rPr>
            <w:rFonts w:ascii="Courier New" w:eastAsia="Times New Roman" w:hAnsi="Courier New" w:cs="Courier New"/>
            <w:color w:val="006699"/>
            <w:sz w:val="20"/>
            <w:szCs w:val="20"/>
          </w:rPr>
          <w:t>OUTPUT</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08" w:author="Unknown"/>
          <w:rFonts w:ascii="Courier New" w:eastAsia="Times New Roman" w:hAnsi="Courier New" w:cs="Courier New"/>
          <w:color w:val="415161"/>
          <w:sz w:val="20"/>
          <w:szCs w:val="20"/>
        </w:rPr>
      </w:pPr>
      <w:ins w:id="109" w:author="Unknown">
        <w:r w:rsidRPr="00667949">
          <w:rPr>
            <w:rFonts w:ascii="Courier New" w:eastAsia="Times New Roman" w:hAnsi="Courier New" w:cs="Courier New"/>
            <w:color w:val="415161"/>
            <w:sz w:val="20"/>
            <w:szCs w:val="20"/>
          </w:rPr>
          <w:t>  servo.</w:t>
        </w:r>
        <w:r w:rsidRPr="00667949">
          <w:rPr>
            <w:rFonts w:ascii="Courier New" w:eastAsia="Times New Roman" w:hAnsi="Courier New" w:cs="Courier New"/>
            <w:color w:val="CC6600"/>
            <w:sz w:val="20"/>
            <w:szCs w:val="20"/>
          </w:rPr>
          <w:t>attach</w:t>
        </w:r>
        <w:r w:rsidRPr="00667949">
          <w:rPr>
            <w:rFonts w:ascii="Courier New" w:eastAsia="Times New Roman" w:hAnsi="Courier New" w:cs="Courier New"/>
            <w:color w:val="415161"/>
            <w:sz w:val="20"/>
            <w:szCs w:val="20"/>
          </w:rPr>
          <w:t xml:space="preserve">(6);                                    </w:t>
        </w:r>
        <w:r w:rsidRPr="00667949">
          <w:rPr>
            <w:rFonts w:ascii="Courier New" w:eastAsia="Times New Roman" w:hAnsi="Courier New" w:cs="Courier New"/>
            <w:color w:val="7E7E7E"/>
            <w:sz w:val="20"/>
            <w:szCs w:val="20"/>
          </w:rPr>
          <w:t>//The servo is attached to pin 4</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10" w:author="Unknown"/>
          <w:rFonts w:ascii="Courier New" w:eastAsia="Times New Roman" w:hAnsi="Courier New" w:cs="Courier New"/>
          <w:color w:val="415161"/>
          <w:sz w:val="20"/>
          <w:szCs w:val="20"/>
        </w:rPr>
      </w:pPr>
      <w:ins w:id="111"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12" w:author="Unknown"/>
          <w:rFonts w:ascii="Courier New" w:eastAsia="Times New Roman" w:hAnsi="Courier New" w:cs="Courier New"/>
          <w:color w:val="415161"/>
          <w:sz w:val="20"/>
          <w:szCs w:val="20"/>
        </w:rPr>
      </w:pPr>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13" w:author="Unknown"/>
          <w:rFonts w:ascii="Courier New" w:eastAsia="Times New Roman" w:hAnsi="Courier New" w:cs="Courier New"/>
          <w:color w:val="415161"/>
          <w:sz w:val="20"/>
          <w:szCs w:val="20"/>
        </w:rPr>
      </w:pPr>
      <w:ins w:id="114" w:author="Unknown">
        <w:r w:rsidRPr="00667949">
          <w:rPr>
            <w:rFonts w:ascii="Courier New" w:eastAsia="Times New Roman" w:hAnsi="Courier New" w:cs="Courier New"/>
            <w:color w:val="CC6600"/>
            <w:sz w:val="20"/>
            <w:szCs w:val="20"/>
          </w:rPr>
          <w:t>void</w:t>
        </w:r>
        <w:r w:rsidRPr="00667949">
          <w:rPr>
            <w:rFonts w:ascii="Courier New" w:eastAsia="Times New Roman" w:hAnsi="Courier New" w:cs="Courier New"/>
            <w:color w:val="415161"/>
            <w:sz w:val="20"/>
            <w:szCs w:val="20"/>
          </w:rPr>
          <w:t xml:space="preserve"> </w:t>
        </w:r>
        <w:r w:rsidRPr="00667949">
          <w:rPr>
            <w:rFonts w:ascii="Courier New" w:eastAsia="Times New Roman" w:hAnsi="Courier New" w:cs="Courier New"/>
            <w:b/>
            <w:bCs/>
            <w:color w:val="CC6600"/>
            <w:sz w:val="20"/>
            <w:szCs w:val="20"/>
          </w:rPr>
          <w:t>loop</w:t>
        </w:r>
        <w:r w:rsidRPr="00667949">
          <w:rPr>
            <w:rFonts w:ascii="Courier New" w:eastAsia="Times New Roman" w:hAnsi="Courier New" w:cs="Courier New"/>
            <w:color w:val="415161"/>
            <w:sz w:val="20"/>
            <w:szCs w:val="20"/>
          </w:rPr>
          <w:t xml:space="preserve">()                                           </w:t>
        </w:r>
        <w:r w:rsidRPr="00667949">
          <w:rPr>
            <w:rFonts w:ascii="Courier New" w:eastAsia="Times New Roman" w:hAnsi="Courier New" w:cs="Courier New"/>
            <w:color w:val="7E7E7E"/>
            <w:sz w:val="20"/>
            <w:szCs w:val="20"/>
          </w:rPr>
          <w:t>//This block repeats itself while the Arduino is turned on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15" w:author="Unknown"/>
          <w:rFonts w:ascii="Courier New" w:eastAsia="Times New Roman" w:hAnsi="Courier New" w:cs="Courier New"/>
          <w:color w:val="415161"/>
          <w:sz w:val="20"/>
          <w:szCs w:val="20"/>
        </w:rPr>
      </w:pPr>
      <w:ins w:id="116"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17" w:author="Unknown"/>
          <w:rFonts w:ascii="Courier New" w:eastAsia="Times New Roman" w:hAnsi="Courier New" w:cs="Courier New"/>
          <w:color w:val="415161"/>
          <w:sz w:val="20"/>
          <w:szCs w:val="20"/>
        </w:rPr>
      </w:pPr>
      <w:ins w:id="118" w:author="Unknown">
        <w:r w:rsidRPr="00667949">
          <w:rPr>
            <w:rFonts w:ascii="Courier New" w:eastAsia="Times New Roman" w:hAnsi="Courier New" w:cs="Courier New"/>
            <w:color w:val="415161"/>
            <w:sz w:val="20"/>
            <w:szCs w:val="20"/>
          </w:rPr>
          <w:t>  servo.</w:t>
        </w:r>
        <w:r w:rsidRPr="00667949">
          <w:rPr>
            <w:rFonts w:ascii="Courier New" w:eastAsia="Times New Roman" w:hAnsi="Courier New" w:cs="Courier New"/>
            <w:color w:val="CC6600"/>
            <w:sz w:val="20"/>
            <w:szCs w:val="20"/>
          </w:rPr>
          <w:t>write</w:t>
        </w:r>
        <w:r w:rsidRPr="00667949">
          <w:rPr>
            <w:rFonts w:ascii="Courier New" w:eastAsia="Times New Roman" w:hAnsi="Courier New" w:cs="Courier New"/>
            <w:color w:val="415161"/>
            <w:sz w:val="20"/>
            <w:szCs w:val="20"/>
          </w:rPr>
          <w:t xml:space="preserve">(90);                                    </w:t>
        </w:r>
        <w:r w:rsidRPr="00667949">
          <w:rPr>
            <w:rFonts w:ascii="Courier New" w:eastAsia="Times New Roman" w:hAnsi="Courier New" w:cs="Courier New"/>
            <w:color w:val="7E7E7E"/>
            <w:sz w:val="20"/>
            <w:szCs w:val="20"/>
          </w:rPr>
          <w:t xml:space="preserve">//Rotate the servo to face the front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19" w:author="Unknown"/>
          <w:rFonts w:ascii="Courier New" w:eastAsia="Times New Roman" w:hAnsi="Courier New" w:cs="Courier New"/>
          <w:color w:val="415161"/>
          <w:sz w:val="20"/>
          <w:szCs w:val="20"/>
        </w:rPr>
      </w:pPr>
      <w:ins w:id="120" w:author="Unknown">
        <w:r w:rsidRPr="00667949">
          <w:rPr>
            <w:rFonts w:ascii="Courier New" w:eastAsia="Times New Roman" w:hAnsi="Courier New" w:cs="Courier New"/>
            <w:color w:val="415161"/>
            <w:sz w:val="20"/>
            <w:szCs w:val="20"/>
          </w:rPr>
          <w:t>  scan();                                             </w:t>
        </w:r>
        <w:r w:rsidRPr="00667949">
          <w:rPr>
            <w:rFonts w:ascii="Courier New" w:eastAsia="Times New Roman" w:hAnsi="Courier New" w:cs="Courier New"/>
            <w:color w:val="7E7E7E"/>
            <w:sz w:val="20"/>
            <w:szCs w:val="20"/>
          </w:rPr>
          <w:t>//Go to the scan function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21" w:author="Unknown"/>
          <w:rFonts w:ascii="Courier New" w:eastAsia="Times New Roman" w:hAnsi="Courier New" w:cs="Courier New"/>
          <w:color w:val="415161"/>
          <w:sz w:val="20"/>
          <w:szCs w:val="20"/>
        </w:rPr>
      </w:pPr>
      <w:ins w:id="122" w:author="Unknown">
        <w:r w:rsidRPr="00667949">
          <w:rPr>
            <w:rFonts w:ascii="Courier New" w:eastAsia="Times New Roman" w:hAnsi="Courier New" w:cs="Courier New"/>
            <w:color w:val="415161"/>
            <w:sz w:val="20"/>
            <w:szCs w:val="20"/>
          </w:rPr>
          <w:t>  FrontDistance = distance;                           </w:t>
        </w:r>
        <w:r w:rsidRPr="00667949">
          <w:rPr>
            <w:rFonts w:ascii="Courier New" w:eastAsia="Times New Roman" w:hAnsi="Courier New" w:cs="Courier New"/>
            <w:color w:val="7E7E7E"/>
            <w:sz w:val="20"/>
            <w:szCs w:val="20"/>
          </w:rPr>
          <w:t>//Set the variable FrontDistance to the value of the distance returned from the scan function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23" w:author="Unknown"/>
          <w:rFonts w:ascii="Courier New" w:eastAsia="Times New Roman" w:hAnsi="Courier New" w:cs="Courier New"/>
          <w:color w:val="415161"/>
          <w:sz w:val="20"/>
          <w:szCs w:val="20"/>
        </w:rPr>
      </w:pPr>
      <w:ins w:id="124"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"Front distance = "</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25" w:author="Unknown"/>
          <w:rFonts w:ascii="Courier New" w:eastAsia="Times New Roman" w:hAnsi="Courier New" w:cs="Courier New"/>
          <w:color w:val="415161"/>
          <w:sz w:val="20"/>
          <w:szCs w:val="20"/>
        </w:rPr>
      </w:pPr>
      <w:ins w:id="126"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w:t>
        </w:r>
        <w:r w:rsidRPr="00667949">
          <w:rPr>
            <w:rFonts w:ascii="Courier New" w:eastAsia="Times New Roman" w:hAnsi="Courier New" w:cs="Courier New"/>
            <w:color w:val="415161"/>
            <w:sz w:val="20"/>
            <w:szCs w:val="20"/>
          </w:rPr>
          <w:t>(distance);</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27" w:author="Unknown"/>
          <w:rFonts w:ascii="Courier New" w:eastAsia="Times New Roman" w:hAnsi="Courier New" w:cs="Courier New"/>
          <w:color w:val="415161"/>
          <w:sz w:val="20"/>
          <w:szCs w:val="20"/>
        </w:rPr>
      </w:pPr>
      <w:ins w:id="128"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if</w:t>
        </w:r>
        <w:r w:rsidRPr="00667949">
          <w:rPr>
            <w:rFonts w:ascii="Courier New" w:eastAsia="Times New Roman" w:hAnsi="Courier New" w:cs="Courier New"/>
            <w:color w:val="415161"/>
            <w:sz w:val="20"/>
            <w:szCs w:val="20"/>
          </w:rPr>
          <w:t xml:space="preserve">(FrontDistance &gt; 40 || FrontDistance == 0)        </w:t>
        </w:r>
        <w:r w:rsidRPr="00667949">
          <w:rPr>
            <w:rFonts w:ascii="Courier New" w:eastAsia="Times New Roman" w:hAnsi="Courier New" w:cs="Courier New"/>
            <w:color w:val="7E7E7E"/>
            <w:sz w:val="20"/>
            <w:szCs w:val="20"/>
          </w:rPr>
          <w:t>//If there is nothing infront of the robot within 40cm or the distance value is 0 (which for the newping libary means no ping was returned) then...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29" w:author="Unknown"/>
          <w:rFonts w:ascii="Courier New" w:eastAsia="Times New Roman" w:hAnsi="Courier New" w:cs="Courier New"/>
          <w:color w:val="415161"/>
          <w:sz w:val="20"/>
          <w:szCs w:val="20"/>
        </w:rPr>
      </w:pPr>
      <w:ins w:id="130" w:author="Unknown">
        <w:r w:rsidRPr="00667949">
          <w:rPr>
            <w:rFonts w:ascii="Courier New" w:eastAsia="Times New Roman" w:hAnsi="Courier New" w:cs="Courier New"/>
            <w:color w:val="415161"/>
            <w:sz w:val="20"/>
            <w:szCs w:val="20"/>
          </w:rPr>
          <w:t>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31" w:author="Unknown"/>
          <w:rFonts w:ascii="Courier New" w:eastAsia="Times New Roman" w:hAnsi="Courier New" w:cs="Courier New"/>
          <w:color w:val="415161"/>
          <w:sz w:val="20"/>
          <w:szCs w:val="20"/>
        </w:rPr>
      </w:pPr>
      <w:ins w:id="132" w:author="Unknown">
        <w:r w:rsidRPr="00667949">
          <w:rPr>
            <w:rFonts w:ascii="Courier New" w:eastAsia="Times New Roman" w:hAnsi="Courier New" w:cs="Courier New"/>
            <w:color w:val="415161"/>
            <w:sz w:val="20"/>
            <w:szCs w:val="20"/>
          </w:rPr>
          <w:t>   moveForward();                                     </w:t>
        </w:r>
        <w:r w:rsidRPr="00667949">
          <w:rPr>
            <w:rFonts w:ascii="Courier New" w:eastAsia="Times New Roman" w:hAnsi="Courier New" w:cs="Courier New"/>
            <w:color w:val="7E7E7E"/>
            <w:sz w:val="20"/>
            <w:szCs w:val="20"/>
          </w:rPr>
          <w:t>//Go to the moveForward function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33" w:author="Unknown"/>
          <w:rFonts w:ascii="Courier New" w:eastAsia="Times New Roman" w:hAnsi="Courier New" w:cs="Courier New"/>
          <w:color w:val="415161"/>
          <w:sz w:val="20"/>
          <w:szCs w:val="20"/>
        </w:rPr>
      </w:pPr>
      <w:ins w:id="134" w:author="Unknown">
        <w:r w:rsidRPr="00667949">
          <w:rPr>
            <w:rFonts w:ascii="Courier New" w:eastAsia="Times New Roman" w:hAnsi="Courier New" w:cs="Courier New"/>
            <w:color w:val="415161"/>
            <w:sz w:val="20"/>
            <w:szCs w:val="20"/>
          </w:rPr>
          <w:t>  }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35" w:author="Unknown"/>
          <w:rFonts w:ascii="Courier New" w:eastAsia="Times New Roman" w:hAnsi="Courier New" w:cs="Courier New"/>
          <w:color w:val="415161"/>
          <w:sz w:val="20"/>
          <w:szCs w:val="20"/>
        </w:rPr>
      </w:pPr>
      <w:ins w:id="136"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else</w:t>
        </w:r>
        <w:r w:rsidRPr="00667949">
          <w:rPr>
            <w:rFonts w:ascii="Courier New" w:eastAsia="Times New Roman" w:hAnsi="Courier New" w:cs="Courier New"/>
            <w:color w:val="415161"/>
            <w:sz w:val="20"/>
            <w:szCs w:val="20"/>
          </w:rPr>
          <w:t xml:space="preserve">                                                </w:t>
        </w:r>
        <w:r w:rsidRPr="00667949">
          <w:rPr>
            <w:rFonts w:ascii="Courier New" w:eastAsia="Times New Roman" w:hAnsi="Courier New" w:cs="Courier New"/>
            <w:color w:val="7E7E7E"/>
            <w:sz w:val="20"/>
            <w:szCs w:val="20"/>
          </w:rPr>
          <w:t>//Else (if there is something infront of the robot within 40cm) then...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37" w:author="Unknown"/>
          <w:rFonts w:ascii="Courier New" w:eastAsia="Times New Roman" w:hAnsi="Courier New" w:cs="Courier New"/>
          <w:color w:val="415161"/>
          <w:sz w:val="20"/>
          <w:szCs w:val="20"/>
        </w:rPr>
      </w:pPr>
      <w:ins w:id="138" w:author="Unknown">
        <w:r w:rsidRPr="00667949">
          <w:rPr>
            <w:rFonts w:ascii="Courier New" w:eastAsia="Times New Roman" w:hAnsi="Courier New" w:cs="Courier New"/>
            <w:color w:val="415161"/>
            <w:sz w:val="20"/>
            <w:szCs w:val="20"/>
          </w:rPr>
          <w:t>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39" w:author="Unknown"/>
          <w:rFonts w:ascii="Courier New" w:eastAsia="Times New Roman" w:hAnsi="Courier New" w:cs="Courier New"/>
          <w:color w:val="415161"/>
          <w:sz w:val="20"/>
          <w:szCs w:val="20"/>
        </w:rPr>
      </w:pPr>
      <w:ins w:id="140" w:author="Unknown">
        <w:r w:rsidRPr="00667949">
          <w:rPr>
            <w:rFonts w:ascii="Courier New" w:eastAsia="Times New Roman" w:hAnsi="Courier New" w:cs="Courier New"/>
            <w:color w:val="415161"/>
            <w:sz w:val="20"/>
            <w:szCs w:val="20"/>
          </w:rPr>
          <w:lastRenderedPageBreak/>
          <w:t>    CollisionCounter = CollisionCounter + 1;</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41" w:author="Unknown"/>
          <w:rFonts w:ascii="Courier New" w:eastAsia="Times New Roman" w:hAnsi="Courier New" w:cs="Courier New"/>
          <w:color w:val="415161"/>
          <w:sz w:val="20"/>
          <w:szCs w:val="20"/>
        </w:rPr>
      </w:pPr>
      <w:ins w:id="142" w:author="Unknown">
        <w:r w:rsidRPr="00667949">
          <w:rPr>
            <w:rFonts w:ascii="Courier New" w:eastAsia="Times New Roman" w:hAnsi="Courier New" w:cs="Courier New"/>
            <w:color w:val="415161"/>
            <w:sz w:val="20"/>
            <w:szCs w:val="20"/>
          </w:rPr>
          <w:t>    moveStop();                                       </w:t>
        </w:r>
        <w:r w:rsidRPr="00667949">
          <w:rPr>
            <w:rFonts w:ascii="Courier New" w:eastAsia="Times New Roman" w:hAnsi="Courier New" w:cs="Courier New"/>
            <w:color w:val="7E7E7E"/>
            <w:sz w:val="20"/>
            <w:szCs w:val="20"/>
          </w:rPr>
          <w:t>//Go to the moveStop function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43" w:author="Unknown"/>
          <w:rFonts w:ascii="Courier New" w:eastAsia="Times New Roman" w:hAnsi="Courier New" w:cs="Courier New"/>
          <w:color w:val="415161"/>
          <w:sz w:val="20"/>
          <w:szCs w:val="20"/>
        </w:rPr>
      </w:pPr>
      <w:ins w:id="144" w:author="Unknown">
        <w:r w:rsidRPr="00667949">
          <w:rPr>
            <w:rFonts w:ascii="Courier New" w:eastAsia="Times New Roman" w:hAnsi="Courier New" w:cs="Courier New"/>
            <w:color w:val="415161"/>
            <w:sz w:val="20"/>
            <w:szCs w:val="20"/>
          </w:rPr>
          <w:t>    navigate();</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45" w:author="Unknown"/>
          <w:rFonts w:ascii="Courier New" w:eastAsia="Times New Roman" w:hAnsi="Courier New" w:cs="Courier New"/>
          <w:color w:val="415161"/>
          <w:sz w:val="20"/>
          <w:szCs w:val="20"/>
        </w:rPr>
      </w:pPr>
      <w:ins w:id="146" w:author="Unknown">
        <w:r w:rsidRPr="00667949">
          <w:rPr>
            <w:rFonts w:ascii="Courier New" w:eastAsia="Times New Roman" w:hAnsi="Courier New" w:cs="Courier New"/>
            <w:color w:val="415161"/>
            <w:sz w:val="20"/>
            <w:szCs w:val="20"/>
          </w:rPr>
          <w:t>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47" w:author="Unknown"/>
          <w:rFonts w:ascii="Courier New" w:eastAsia="Times New Roman" w:hAnsi="Courier New" w:cs="Courier New"/>
          <w:color w:val="415161"/>
          <w:sz w:val="20"/>
          <w:szCs w:val="20"/>
        </w:rPr>
      </w:pPr>
      <w:ins w:id="148"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49" w:author="Unknown"/>
          <w:rFonts w:ascii="Courier New" w:eastAsia="Times New Roman" w:hAnsi="Courier New" w:cs="Courier New"/>
          <w:color w:val="415161"/>
          <w:sz w:val="20"/>
          <w:szCs w:val="20"/>
        </w:rPr>
      </w:pPr>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50" w:author="Unknown"/>
          <w:rFonts w:ascii="Courier New" w:eastAsia="Times New Roman" w:hAnsi="Courier New" w:cs="Courier New"/>
          <w:color w:val="415161"/>
          <w:sz w:val="20"/>
          <w:szCs w:val="20"/>
        </w:rPr>
      </w:pPr>
      <w:ins w:id="151" w:author="Unknown">
        <w:r w:rsidRPr="00667949">
          <w:rPr>
            <w:rFonts w:ascii="Courier New" w:eastAsia="Times New Roman" w:hAnsi="Courier New" w:cs="Courier New"/>
            <w:color w:val="CC6600"/>
            <w:sz w:val="20"/>
            <w:szCs w:val="20"/>
          </w:rPr>
          <w:t>void</w:t>
        </w:r>
        <w:r w:rsidRPr="00667949">
          <w:rPr>
            <w:rFonts w:ascii="Courier New" w:eastAsia="Times New Roman" w:hAnsi="Courier New" w:cs="Courier New"/>
            <w:color w:val="415161"/>
            <w:sz w:val="20"/>
            <w:szCs w:val="20"/>
          </w:rPr>
          <w:t xml:space="preserve"> moveForward()                                    </w:t>
        </w:r>
        <w:r w:rsidRPr="00667949">
          <w:rPr>
            <w:rFonts w:ascii="Courier New" w:eastAsia="Times New Roman" w:hAnsi="Courier New" w:cs="Courier New"/>
            <w:color w:val="7E7E7E"/>
            <w:sz w:val="20"/>
            <w:szCs w:val="20"/>
          </w:rPr>
          <w:t xml:space="preserve">//This function tells the robot to go forward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52" w:author="Unknown"/>
          <w:rFonts w:ascii="Courier New" w:eastAsia="Times New Roman" w:hAnsi="Courier New" w:cs="Courier New"/>
          <w:color w:val="415161"/>
          <w:sz w:val="20"/>
          <w:szCs w:val="20"/>
        </w:rPr>
      </w:pPr>
      <w:ins w:id="153"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54" w:author="Unknown"/>
          <w:rFonts w:ascii="Courier New" w:eastAsia="Times New Roman" w:hAnsi="Courier New" w:cs="Courier New"/>
          <w:color w:val="415161"/>
          <w:sz w:val="20"/>
          <w:szCs w:val="20"/>
        </w:rPr>
      </w:pPr>
      <w:ins w:id="155"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56" w:author="Unknown"/>
          <w:rFonts w:ascii="Courier New" w:eastAsia="Times New Roman" w:hAnsi="Courier New" w:cs="Courier New"/>
          <w:color w:val="415161"/>
          <w:sz w:val="20"/>
          <w:szCs w:val="20"/>
        </w:rPr>
      </w:pPr>
      <w:ins w:id="157"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"Moving forward"</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58" w:author="Unknown"/>
          <w:rFonts w:ascii="Courier New" w:eastAsia="Times New Roman" w:hAnsi="Courier New" w:cs="Courier New"/>
          <w:color w:val="415161"/>
          <w:sz w:val="20"/>
          <w:szCs w:val="20"/>
        </w:rPr>
      </w:pPr>
      <w:ins w:id="159"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(LeftMotorBackward, </w:t>
        </w:r>
        <w:r w:rsidRPr="00667949">
          <w:rPr>
            <w:rFonts w:ascii="Courier New" w:eastAsia="Times New Roman" w:hAnsi="Courier New" w:cs="Courier New"/>
            <w:color w:val="006699"/>
            <w:sz w:val="20"/>
            <w:szCs w:val="20"/>
          </w:rPr>
          <w:t>LOW</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60" w:author="Unknown"/>
          <w:rFonts w:ascii="Courier New" w:eastAsia="Times New Roman" w:hAnsi="Courier New" w:cs="Courier New"/>
          <w:color w:val="415161"/>
          <w:sz w:val="20"/>
          <w:szCs w:val="20"/>
        </w:rPr>
      </w:pPr>
      <w:ins w:id="161"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(LeftMotorForward, </w:t>
        </w:r>
        <w:r w:rsidRPr="00667949">
          <w:rPr>
            <w:rFonts w:ascii="Courier New" w:eastAsia="Times New Roman" w:hAnsi="Courier New" w:cs="Courier New"/>
            <w:color w:val="006699"/>
            <w:sz w:val="20"/>
            <w:szCs w:val="20"/>
          </w:rPr>
          <w:t>HIGH</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62" w:author="Unknown"/>
          <w:rFonts w:ascii="Courier New" w:eastAsia="Times New Roman" w:hAnsi="Courier New" w:cs="Courier New"/>
          <w:color w:val="415161"/>
          <w:sz w:val="20"/>
          <w:szCs w:val="20"/>
        </w:rPr>
      </w:pPr>
      <w:ins w:id="163"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(RightMotorBackward, </w:t>
        </w:r>
        <w:r w:rsidRPr="00667949">
          <w:rPr>
            <w:rFonts w:ascii="Courier New" w:eastAsia="Times New Roman" w:hAnsi="Courier New" w:cs="Courier New"/>
            <w:color w:val="006699"/>
            <w:sz w:val="20"/>
            <w:szCs w:val="20"/>
          </w:rPr>
          <w:t>LOW</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64" w:author="Unknown"/>
          <w:rFonts w:ascii="Courier New" w:eastAsia="Times New Roman" w:hAnsi="Courier New" w:cs="Courier New"/>
          <w:color w:val="415161"/>
          <w:sz w:val="20"/>
          <w:szCs w:val="20"/>
        </w:rPr>
      </w:pPr>
      <w:ins w:id="165"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(RightMotorForward, </w:t>
        </w:r>
        <w:r w:rsidRPr="00667949">
          <w:rPr>
            <w:rFonts w:ascii="Courier New" w:eastAsia="Times New Roman" w:hAnsi="Courier New" w:cs="Courier New"/>
            <w:color w:val="006699"/>
            <w:sz w:val="20"/>
            <w:szCs w:val="20"/>
          </w:rPr>
          <w:t>HIGH</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66" w:author="Unknown"/>
          <w:rFonts w:ascii="Courier New" w:eastAsia="Times New Roman" w:hAnsi="Courier New" w:cs="Courier New"/>
          <w:color w:val="415161"/>
          <w:sz w:val="20"/>
          <w:szCs w:val="20"/>
        </w:rPr>
      </w:pPr>
      <w:ins w:id="167"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68" w:author="Unknown"/>
          <w:rFonts w:ascii="Courier New" w:eastAsia="Times New Roman" w:hAnsi="Courier New" w:cs="Courier New"/>
          <w:color w:val="415161"/>
          <w:sz w:val="20"/>
          <w:szCs w:val="20"/>
        </w:rPr>
      </w:pPr>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69" w:author="Unknown"/>
          <w:rFonts w:ascii="Courier New" w:eastAsia="Times New Roman" w:hAnsi="Courier New" w:cs="Courier New"/>
          <w:color w:val="415161"/>
          <w:sz w:val="20"/>
          <w:szCs w:val="20"/>
        </w:rPr>
      </w:pPr>
      <w:ins w:id="170" w:author="Unknown">
        <w:r w:rsidRPr="00667949">
          <w:rPr>
            <w:rFonts w:ascii="Courier New" w:eastAsia="Times New Roman" w:hAnsi="Courier New" w:cs="Courier New"/>
            <w:color w:val="CC6600"/>
            <w:sz w:val="20"/>
            <w:szCs w:val="20"/>
          </w:rPr>
          <w:t>void</w:t>
        </w:r>
        <w:r w:rsidRPr="00667949">
          <w:rPr>
            <w:rFonts w:ascii="Courier New" w:eastAsia="Times New Roman" w:hAnsi="Courier New" w:cs="Courier New"/>
            <w:color w:val="415161"/>
            <w:sz w:val="20"/>
            <w:szCs w:val="20"/>
          </w:rPr>
          <w:t xml:space="preserve"> moveBackward()                                  </w:t>
        </w:r>
        <w:r w:rsidRPr="00667949">
          <w:rPr>
            <w:rFonts w:ascii="Courier New" w:eastAsia="Times New Roman" w:hAnsi="Courier New" w:cs="Courier New"/>
            <w:color w:val="7E7E7E"/>
            <w:sz w:val="20"/>
            <w:szCs w:val="20"/>
          </w:rPr>
          <w:t>//This function tells the robot to move backward</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71" w:author="Unknown"/>
          <w:rFonts w:ascii="Courier New" w:eastAsia="Times New Roman" w:hAnsi="Courier New" w:cs="Courier New"/>
          <w:color w:val="415161"/>
          <w:sz w:val="20"/>
          <w:szCs w:val="20"/>
        </w:rPr>
      </w:pPr>
      <w:ins w:id="172"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73" w:author="Unknown"/>
          <w:rFonts w:ascii="Courier New" w:eastAsia="Times New Roman" w:hAnsi="Courier New" w:cs="Courier New"/>
          <w:color w:val="415161"/>
          <w:sz w:val="20"/>
          <w:szCs w:val="20"/>
        </w:rPr>
      </w:pPr>
      <w:ins w:id="174"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75" w:author="Unknown"/>
          <w:rFonts w:ascii="Courier New" w:eastAsia="Times New Roman" w:hAnsi="Courier New" w:cs="Courier New"/>
          <w:color w:val="415161"/>
          <w:sz w:val="20"/>
          <w:szCs w:val="20"/>
        </w:rPr>
      </w:pPr>
      <w:ins w:id="176"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"Moving backward"</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77" w:author="Unknown"/>
          <w:rFonts w:ascii="Courier New" w:eastAsia="Times New Roman" w:hAnsi="Courier New" w:cs="Courier New"/>
          <w:color w:val="415161"/>
          <w:sz w:val="20"/>
          <w:szCs w:val="20"/>
        </w:rPr>
      </w:pPr>
      <w:ins w:id="178"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(LeftMotorForward, </w:t>
        </w:r>
        <w:r w:rsidRPr="00667949">
          <w:rPr>
            <w:rFonts w:ascii="Courier New" w:eastAsia="Times New Roman" w:hAnsi="Courier New" w:cs="Courier New"/>
            <w:color w:val="006699"/>
            <w:sz w:val="20"/>
            <w:szCs w:val="20"/>
          </w:rPr>
          <w:t>LOW</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79" w:author="Unknown"/>
          <w:rFonts w:ascii="Courier New" w:eastAsia="Times New Roman" w:hAnsi="Courier New" w:cs="Courier New"/>
          <w:color w:val="415161"/>
          <w:sz w:val="20"/>
          <w:szCs w:val="20"/>
        </w:rPr>
      </w:pPr>
      <w:ins w:id="180"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(LeftMotorBackward, </w:t>
        </w:r>
        <w:r w:rsidRPr="00667949">
          <w:rPr>
            <w:rFonts w:ascii="Courier New" w:eastAsia="Times New Roman" w:hAnsi="Courier New" w:cs="Courier New"/>
            <w:color w:val="006699"/>
            <w:sz w:val="20"/>
            <w:szCs w:val="20"/>
          </w:rPr>
          <w:t>HIGH</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81" w:author="Unknown"/>
          <w:rFonts w:ascii="Courier New" w:eastAsia="Times New Roman" w:hAnsi="Courier New" w:cs="Courier New"/>
          <w:color w:val="415161"/>
          <w:sz w:val="20"/>
          <w:szCs w:val="20"/>
        </w:rPr>
      </w:pPr>
      <w:ins w:id="182"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(RightMotorForward, </w:t>
        </w:r>
        <w:r w:rsidRPr="00667949">
          <w:rPr>
            <w:rFonts w:ascii="Courier New" w:eastAsia="Times New Roman" w:hAnsi="Courier New" w:cs="Courier New"/>
            <w:color w:val="006699"/>
            <w:sz w:val="20"/>
            <w:szCs w:val="20"/>
          </w:rPr>
          <w:t>LOW</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83" w:author="Unknown"/>
          <w:rFonts w:ascii="Courier New" w:eastAsia="Times New Roman" w:hAnsi="Courier New" w:cs="Courier New"/>
          <w:color w:val="415161"/>
          <w:sz w:val="20"/>
          <w:szCs w:val="20"/>
        </w:rPr>
      </w:pPr>
      <w:ins w:id="184"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(RightMotorBackward, </w:t>
        </w:r>
        <w:r w:rsidRPr="00667949">
          <w:rPr>
            <w:rFonts w:ascii="Courier New" w:eastAsia="Times New Roman" w:hAnsi="Courier New" w:cs="Courier New"/>
            <w:color w:val="006699"/>
            <w:sz w:val="20"/>
            <w:szCs w:val="20"/>
          </w:rPr>
          <w:t>HIGH</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85" w:author="Unknown"/>
          <w:rFonts w:ascii="Courier New" w:eastAsia="Times New Roman" w:hAnsi="Courier New" w:cs="Courier New"/>
          <w:color w:val="415161"/>
          <w:sz w:val="20"/>
          <w:szCs w:val="20"/>
        </w:rPr>
      </w:pPr>
      <w:ins w:id="186" w:author="Unknown">
        <w:r w:rsidRPr="00667949">
          <w:rPr>
            <w:rFonts w:ascii="Courier New" w:eastAsia="Times New Roman" w:hAnsi="Courier New" w:cs="Courier New"/>
            <w:color w:val="415161"/>
            <w:sz w:val="20"/>
            <w:szCs w:val="20"/>
          </w:rPr>
          <w:lastRenderedPageBreak/>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87" w:author="Unknown"/>
          <w:rFonts w:ascii="Courier New" w:eastAsia="Times New Roman" w:hAnsi="Courier New" w:cs="Courier New"/>
          <w:color w:val="415161"/>
          <w:sz w:val="20"/>
          <w:szCs w:val="20"/>
        </w:rPr>
      </w:pPr>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88" w:author="Unknown"/>
          <w:rFonts w:ascii="Courier New" w:eastAsia="Times New Roman" w:hAnsi="Courier New" w:cs="Courier New"/>
          <w:color w:val="415161"/>
          <w:sz w:val="20"/>
          <w:szCs w:val="20"/>
        </w:rPr>
      </w:pPr>
      <w:ins w:id="189" w:author="Unknown">
        <w:r w:rsidRPr="00667949">
          <w:rPr>
            <w:rFonts w:ascii="Courier New" w:eastAsia="Times New Roman" w:hAnsi="Courier New" w:cs="Courier New"/>
            <w:color w:val="CC6600"/>
            <w:sz w:val="20"/>
            <w:szCs w:val="20"/>
          </w:rPr>
          <w:t>void</w:t>
        </w:r>
        <w:r w:rsidRPr="00667949">
          <w:rPr>
            <w:rFonts w:ascii="Courier New" w:eastAsia="Times New Roman" w:hAnsi="Courier New" w:cs="Courier New"/>
            <w:color w:val="415161"/>
            <w:sz w:val="20"/>
            <w:szCs w:val="20"/>
          </w:rPr>
          <w:t xml:space="preserve"> moveLeft()                                      </w:t>
        </w:r>
        <w:r w:rsidRPr="00667949">
          <w:rPr>
            <w:rFonts w:ascii="Courier New" w:eastAsia="Times New Roman" w:hAnsi="Courier New" w:cs="Courier New"/>
            <w:color w:val="7E7E7E"/>
            <w:sz w:val="20"/>
            <w:szCs w:val="20"/>
          </w:rPr>
          <w:t>//This function tells the robot to turn left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90" w:author="Unknown"/>
          <w:rFonts w:ascii="Courier New" w:eastAsia="Times New Roman" w:hAnsi="Courier New" w:cs="Courier New"/>
          <w:color w:val="415161"/>
          <w:sz w:val="20"/>
          <w:szCs w:val="20"/>
        </w:rPr>
      </w:pPr>
      <w:ins w:id="191"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92" w:author="Unknown"/>
          <w:rFonts w:ascii="Courier New" w:eastAsia="Times New Roman" w:hAnsi="Courier New" w:cs="Courier New"/>
          <w:color w:val="415161"/>
          <w:sz w:val="20"/>
          <w:szCs w:val="20"/>
        </w:rPr>
      </w:pPr>
      <w:ins w:id="193"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94" w:author="Unknown"/>
          <w:rFonts w:ascii="Courier New" w:eastAsia="Times New Roman" w:hAnsi="Courier New" w:cs="Courier New"/>
          <w:color w:val="415161"/>
          <w:sz w:val="20"/>
          <w:szCs w:val="20"/>
        </w:rPr>
      </w:pPr>
      <w:ins w:id="195"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"Moving left"</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96" w:author="Unknown"/>
          <w:rFonts w:ascii="Courier New" w:eastAsia="Times New Roman" w:hAnsi="Courier New" w:cs="Courier New"/>
          <w:color w:val="415161"/>
          <w:sz w:val="20"/>
          <w:szCs w:val="20"/>
        </w:rPr>
      </w:pPr>
      <w:ins w:id="197"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(LeftMotorForward, </w:t>
        </w:r>
        <w:r w:rsidRPr="00667949">
          <w:rPr>
            <w:rFonts w:ascii="Courier New" w:eastAsia="Times New Roman" w:hAnsi="Courier New" w:cs="Courier New"/>
            <w:color w:val="006699"/>
            <w:sz w:val="20"/>
            <w:szCs w:val="20"/>
          </w:rPr>
          <w:t>LOW</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198" w:author="Unknown"/>
          <w:rFonts w:ascii="Courier New" w:eastAsia="Times New Roman" w:hAnsi="Courier New" w:cs="Courier New"/>
          <w:color w:val="415161"/>
          <w:sz w:val="20"/>
          <w:szCs w:val="20"/>
        </w:rPr>
      </w:pPr>
      <w:ins w:id="199"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(LeftMotorBackward, </w:t>
        </w:r>
        <w:r w:rsidRPr="00667949">
          <w:rPr>
            <w:rFonts w:ascii="Courier New" w:eastAsia="Times New Roman" w:hAnsi="Courier New" w:cs="Courier New"/>
            <w:color w:val="006699"/>
            <w:sz w:val="20"/>
            <w:szCs w:val="20"/>
          </w:rPr>
          <w:t>HIGH</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00" w:author="Unknown"/>
          <w:rFonts w:ascii="Courier New" w:eastAsia="Times New Roman" w:hAnsi="Courier New" w:cs="Courier New"/>
          <w:color w:val="415161"/>
          <w:sz w:val="20"/>
          <w:szCs w:val="20"/>
        </w:rPr>
      </w:pPr>
      <w:ins w:id="201"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(RightMotorBackward, </w:t>
        </w:r>
        <w:r w:rsidRPr="00667949">
          <w:rPr>
            <w:rFonts w:ascii="Courier New" w:eastAsia="Times New Roman" w:hAnsi="Courier New" w:cs="Courier New"/>
            <w:color w:val="006699"/>
            <w:sz w:val="20"/>
            <w:szCs w:val="20"/>
          </w:rPr>
          <w:t>LOW</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02" w:author="Unknown"/>
          <w:rFonts w:ascii="Courier New" w:eastAsia="Times New Roman" w:hAnsi="Courier New" w:cs="Courier New"/>
          <w:color w:val="415161"/>
          <w:sz w:val="20"/>
          <w:szCs w:val="20"/>
        </w:rPr>
      </w:pPr>
      <w:ins w:id="203"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(RightMotorForward, </w:t>
        </w:r>
        <w:r w:rsidRPr="00667949">
          <w:rPr>
            <w:rFonts w:ascii="Courier New" w:eastAsia="Times New Roman" w:hAnsi="Courier New" w:cs="Courier New"/>
            <w:color w:val="006699"/>
            <w:sz w:val="20"/>
            <w:szCs w:val="20"/>
          </w:rPr>
          <w:t>HIGH</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04" w:author="Unknown"/>
          <w:rFonts w:ascii="Courier New" w:eastAsia="Times New Roman" w:hAnsi="Courier New" w:cs="Courier New"/>
          <w:color w:val="415161"/>
          <w:sz w:val="20"/>
          <w:szCs w:val="20"/>
        </w:rPr>
      </w:pPr>
      <w:ins w:id="205" w:author="Unknown">
        <w:r w:rsidRPr="00667949">
          <w:rPr>
            <w:rFonts w:ascii="Courier New" w:eastAsia="Times New Roman" w:hAnsi="Courier New" w:cs="Courier New"/>
            <w:color w:val="415161"/>
            <w:sz w:val="20"/>
            <w:szCs w:val="20"/>
          </w:rPr>
          <w:t>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06" w:author="Unknown"/>
          <w:rFonts w:ascii="Courier New" w:eastAsia="Times New Roman" w:hAnsi="Courier New" w:cs="Courier New"/>
          <w:color w:val="415161"/>
          <w:sz w:val="20"/>
          <w:szCs w:val="20"/>
        </w:rPr>
      </w:pPr>
      <w:ins w:id="207"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08" w:author="Unknown"/>
          <w:rFonts w:ascii="Courier New" w:eastAsia="Times New Roman" w:hAnsi="Courier New" w:cs="Courier New"/>
          <w:color w:val="415161"/>
          <w:sz w:val="20"/>
          <w:szCs w:val="20"/>
        </w:rPr>
      </w:pPr>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09" w:author="Unknown"/>
          <w:rFonts w:ascii="Courier New" w:eastAsia="Times New Roman" w:hAnsi="Courier New" w:cs="Courier New"/>
          <w:color w:val="415161"/>
          <w:sz w:val="20"/>
          <w:szCs w:val="20"/>
        </w:rPr>
      </w:pPr>
      <w:ins w:id="210" w:author="Unknown">
        <w:r w:rsidRPr="00667949">
          <w:rPr>
            <w:rFonts w:ascii="Courier New" w:eastAsia="Times New Roman" w:hAnsi="Courier New" w:cs="Courier New"/>
            <w:color w:val="CC6600"/>
            <w:sz w:val="20"/>
            <w:szCs w:val="20"/>
          </w:rPr>
          <w:t>void</w:t>
        </w:r>
        <w:r w:rsidRPr="00667949">
          <w:rPr>
            <w:rFonts w:ascii="Courier New" w:eastAsia="Times New Roman" w:hAnsi="Courier New" w:cs="Courier New"/>
            <w:color w:val="415161"/>
            <w:sz w:val="20"/>
            <w:szCs w:val="20"/>
          </w:rPr>
          <w:t xml:space="preserve"> moveRight()                                    </w:t>
        </w:r>
        <w:r w:rsidRPr="00667949">
          <w:rPr>
            <w:rFonts w:ascii="Courier New" w:eastAsia="Times New Roman" w:hAnsi="Courier New" w:cs="Courier New"/>
            <w:color w:val="7E7E7E"/>
            <w:sz w:val="20"/>
            <w:szCs w:val="20"/>
          </w:rPr>
          <w:t>//This function tells the robot to turn right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11" w:author="Unknown"/>
          <w:rFonts w:ascii="Courier New" w:eastAsia="Times New Roman" w:hAnsi="Courier New" w:cs="Courier New"/>
          <w:color w:val="415161"/>
          <w:sz w:val="20"/>
          <w:szCs w:val="20"/>
        </w:rPr>
      </w:pPr>
      <w:ins w:id="212"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13" w:author="Unknown"/>
          <w:rFonts w:ascii="Courier New" w:eastAsia="Times New Roman" w:hAnsi="Courier New" w:cs="Courier New"/>
          <w:color w:val="415161"/>
          <w:sz w:val="20"/>
          <w:szCs w:val="20"/>
        </w:rPr>
      </w:pPr>
      <w:ins w:id="214"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15" w:author="Unknown"/>
          <w:rFonts w:ascii="Courier New" w:eastAsia="Times New Roman" w:hAnsi="Courier New" w:cs="Courier New"/>
          <w:color w:val="415161"/>
          <w:sz w:val="20"/>
          <w:szCs w:val="20"/>
        </w:rPr>
      </w:pPr>
      <w:ins w:id="216"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"Moving right"</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17" w:author="Unknown"/>
          <w:rFonts w:ascii="Courier New" w:eastAsia="Times New Roman" w:hAnsi="Courier New" w:cs="Courier New"/>
          <w:color w:val="415161"/>
          <w:sz w:val="20"/>
          <w:szCs w:val="20"/>
        </w:rPr>
      </w:pPr>
      <w:ins w:id="218"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(LeftMotorBackward, </w:t>
        </w:r>
        <w:r w:rsidRPr="00667949">
          <w:rPr>
            <w:rFonts w:ascii="Courier New" w:eastAsia="Times New Roman" w:hAnsi="Courier New" w:cs="Courier New"/>
            <w:color w:val="006699"/>
            <w:sz w:val="20"/>
            <w:szCs w:val="20"/>
          </w:rPr>
          <w:t>LOW</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19" w:author="Unknown"/>
          <w:rFonts w:ascii="Courier New" w:eastAsia="Times New Roman" w:hAnsi="Courier New" w:cs="Courier New"/>
          <w:color w:val="415161"/>
          <w:sz w:val="20"/>
          <w:szCs w:val="20"/>
        </w:rPr>
      </w:pPr>
      <w:ins w:id="220"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(LeftMotorForward, </w:t>
        </w:r>
        <w:r w:rsidRPr="00667949">
          <w:rPr>
            <w:rFonts w:ascii="Courier New" w:eastAsia="Times New Roman" w:hAnsi="Courier New" w:cs="Courier New"/>
            <w:color w:val="006699"/>
            <w:sz w:val="20"/>
            <w:szCs w:val="20"/>
          </w:rPr>
          <w:t>HIGH</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21" w:author="Unknown"/>
          <w:rFonts w:ascii="Courier New" w:eastAsia="Times New Roman" w:hAnsi="Courier New" w:cs="Courier New"/>
          <w:color w:val="415161"/>
          <w:sz w:val="20"/>
          <w:szCs w:val="20"/>
        </w:rPr>
      </w:pPr>
      <w:ins w:id="222"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(RightMotorForward, </w:t>
        </w:r>
        <w:r w:rsidRPr="00667949">
          <w:rPr>
            <w:rFonts w:ascii="Courier New" w:eastAsia="Times New Roman" w:hAnsi="Courier New" w:cs="Courier New"/>
            <w:color w:val="006699"/>
            <w:sz w:val="20"/>
            <w:szCs w:val="20"/>
          </w:rPr>
          <w:t>LOW</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23" w:author="Unknown"/>
          <w:rFonts w:ascii="Courier New" w:eastAsia="Times New Roman" w:hAnsi="Courier New" w:cs="Courier New"/>
          <w:color w:val="415161"/>
          <w:sz w:val="20"/>
          <w:szCs w:val="20"/>
        </w:rPr>
      </w:pPr>
      <w:ins w:id="224"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(RightMotorBackward, </w:t>
        </w:r>
        <w:r w:rsidRPr="00667949">
          <w:rPr>
            <w:rFonts w:ascii="Courier New" w:eastAsia="Times New Roman" w:hAnsi="Courier New" w:cs="Courier New"/>
            <w:color w:val="006699"/>
            <w:sz w:val="20"/>
            <w:szCs w:val="20"/>
          </w:rPr>
          <w:t>HIGH</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25" w:author="Unknown"/>
          <w:rFonts w:ascii="Courier New" w:eastAsia="Times New Roman" w:hAnsi="Courier New" w:cs="Courier New"/>
          <w:color w:val="415161"/>
          <w:sz w:val="20"/>
          <w:szCs w:val="20"/>
        </w:rPr>
      </w:pPr>
      <w:ins w:id="226"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27" w:author="Unknown"/>
          <w:rFonts w:ascii="Courier New" w:eastAsia="Times New Roman" w:hAnsi="Courier New" w:cs="Courier New"/>
          <w:color w:val="415161"/>
          <w:sz w:val="20"/>
          <w:szCs w:val="20"/>
        </w:rPr>
      </w:pPr>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28" w:author="Unknown"/>
          <w:rFonts w:ascii="Courier New" w:eastAsia="Times New Roman" w:hAnsi="Courier New" w:cs="Courier New"/>
          <w:color w:val="415161"/>
          <w:sz w:val="20"/>
          <w:szCs w:val="20"/>
        </w:rPr>
      </w:pPr>
      <w:ins w:id="229" w:author="Unknown">
        <w:r w:rsidRPr="00667949">
          <w:rPr>
            <w:rFonts w:ascii="Courier New" w:eastAsia="Times New Roman" w:hAnsi="Courier New" w:cs="Courier New"/>
            <w:color w:val="CC6600"/>
            <w:sz w:val="20"/>
            <w:szCs w:val="20"/>
          </w:rPr>
          <w:t>void</w:t>
        </w:r>
        <w:r w:rsidRPr="00667949">
          <w:rPr>
            <w:rFonts w:ascii="Courier New" w:eastAsia="Times New Roman" w:hAnsi="Courier New" w:cs="Courier New"/>
            <w:color w:val="415161"/>
            <w:sz w:val="20"/>
            <w:szCs w:val="20"/>
          </w:rPr>
          <w:t xml:space="preserve"> moveStop()                                     </w:t>
        </w:r>
        <w:r w:rsidRPr="00667949">
          <w:rPr>
            <w:rFonts w:ascii="Courier New" w:eastAsia="Times New Roman" w:hAnsi="Courier New" w:cs="Courier New"/>
            <w:color w:val="7E7E7E"/>
            <w:sz w:val="20"/>
            <w:szCs w:val="20"/>
          </w:rPr>
          <w:t>//This function tells the robot to stop moving</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30" w:author="Unknown"/>
          <w:rFonts w:ascii="Courier New" w:eastAsia="Times New Roman" w:hAnsi="Courier New" w:cs="Courier New"/>
          <w:color w:val="415161"/>
          <w:sz w:val="20"/>
          <w:szCs w:val="20"/>
        </w:rPr>
      </w:pPr>
      <w:ins w:id="231" w:author="Unknown">
        <w:r w:rsidRPr="00667949">
          <w:rPr>
            <w:rFonts w:ascii="Courier New" w:eastAsia="Times New Roman" w:hAnsi="Courier New" w:cs="Courier New"/>
            <w:color w:val="415161"/>
            <w:sz w:val="20"/>
            <w:szCs w:val="20"/>
          </w:rPr>
          <w:lastRenderedPageBreak/>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32" w:author="Unknown"/>
          <w:rFonts w:ascii="Courier New" w:eastAsia="Times New Roman" w:hAnsi="Courier New" w:cs="Courier New"/>
          <w:color w:val="415161"/>
          <w:sz w:val="20"/>
          <w:szCs w:val="20"/>
        </w:rPr>
      </w:pPr>
      <w:ins w:id="233"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34" w:author="Unknown"/>
          <w:rFonts w:ascii="Courier New" w:eastAsia="Times New Roman" w:hAnsi="Courier New" w:cs="Courier New"/>
          <w:color w:val="415161"/>
          <w:sz w:val="20"/>
          <w:szCs w:val="20"/>
        </w:rPr>
      </w:pPr>
      <w:ins w:id="235"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"Stopping"</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36" w:author="Unknown"/>
          <w:rFonts w:ascii="Courier New" w:eastAsia="Times New Roman" w:hAnsi="Courier New" w:cs="Courier New"/>
          <w:color w:val="415161"/>
          <w:sz w:val="20"/>
          <w:szCs w:val="20"/>
        </w:rPr>
      </w:pPr>
      <w:ins w:id="237"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(LeftMotorBackward, </w:t>
        </w:r>
        <w:r w:rsidRPr="00667949">
          <w:rPr>
            <w:rFonts w:ascii="Courier New" w:eastAsia="Times New Roman" w:hAnsi="Courier New" w:cs="Courier New"/>
            <w:color w:val="006699"/>
            <w:sz w:val="20"/>
            <w:szCs w:val="20"/>
          </w:rPr>
          <w:t>LOW</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38" w:author="Unknown"/>
          <w:rFonts w:ascii="Courier New" w:eastAsia="Times New Roman" w:hAnsi="Courier New" w:cs="Courier New"/>
          <w:color w:val="415161"/>
          <w:sz w:val="20"/>
          <w:szCs w:val="20"/>
        </w:rPr>
      </w:pPr>
      <w:ins w:id="239"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(LeftMotorForward, </w:t>
        </w:r>
        <w:r w:rsidRPr="00667949">
          <w:rPr>
            <w:rFonts w:ascii="Courier New" w:eastAsia="Times New Roman" w:hAnsi="Courier New" w:cs="Courier New"/>
            <w:color w:val="006699"/>
            <w:sz w:val="20"/>
            <w:szCs w:val="20"/>
          </w:rPr>
          <w:t>LOW</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40" w:author="Unknown"/>
          <w:rFonts w:ascii="Courier New" w:eastAsia="Times New Roman" w:hAnsi="Courier New" w:cs="Courier New"/>
          <w:color w:val="415161"/>
          <w:sz w:val="20"/>
          <w:szCs w:val="20"/>
        </w:rPr>
      </w:pPr>
      <w:ins w:id="241"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(RightMotorForward, </w:t>
        </w:r>
        <w:r w:rsidRPr="00667949">
          <w:rPr>
            <w:rFonts w:ascii="Courier New" w:eastAsia="Times New Roman" w:hAnsi="Courier New" w:cs="Courier New"/>
            <w:color w:val="006699"/>
            <w:sz w:val="20"/>
            <w:szCs w:val="20"/>
          </w:rPr>
          <w:t>LOW</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42" w:author="Unknown"/>
          <w:rFonts w:ascii="Courier New" w:eastAsia="Times New Roman" w:hAnsi="Courier New" w:cs="Courier New"/>
          <w:color w:val="415161"/>
          <w:sz w:val="20"/>
          <w:szCs w:val="20"/>
        </w:rPr>
      </w:pPr>
      <w:ins w:id="243"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digitalWrite</w:t>
        </w:r>
        <w:r w:rsidRPr="00667949">
          <w:rPr>
            <w:rFonts w:ascii="Courier New" w:eastAsia="Times New Roman" w:hAnsi="Courier New" w:cs="Courier New"/>
            <w:color w:val="415161"/>
            <w:sz w:val="20"/>
            <w:szCs w:val="20"/>
          </w:rPr>
          <w:t xml:space="preserve">(RightMotorBackward, </w:t>
        </w:r>
        <w:r w:rsidRPr="00667949">
          <w:rPr>
            <w:rFonts w:ascii="Courier New" w:eastAsia="Times New Roman" w:hAnsi="Courier New" w:cs="Courier New"/>
            <w:color w:val="006699"/>
            <w:sz w:val="20"/>
            <w:szCs w:val="20"/>
          </w:rPr>
          <w:t>LOW</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44" w:author="Unknown"/>
          <w:rFonts w:ascii="Courier New" w:eastAsia="Times New Roman" w:hAnsi="Courier New" w:cs="Courier New"/>
          <w:color w:val="415161"/>
          <w:sz w:val="20"/>
          <w:szCs w:val="20"/>
        </w:rPr>
      </w:pPr>
      <w:ins w:id="245"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46" w:author="Unknown"/>
          <w:rFonts w:ascii="Courier New" w:eastAsia="Times New Roman" w:hAnsi="Courier New" w:cs="Courier New"/>
          <w:color w:val="415161"/>
          <w:sz w:val="20"/>
          <w:szCs w:val="20"/>
        </w:rPr>
      </w:pPr>
      <w:ins w:id="247" w:author="Unknown">
        <w:r w:rsidRPr="00667949">
          <w:rPr>
            <w:rFonts w:ascii="Courier New" w:eastAsia="Times New Roman" w:hAnsi="Courier New" w:cs="Courier New"/>
            <w:color w:val="CC6600"/>
            <w:sz w:val="20"/>
            <w:szCs w:val="20"/>
          </w:rPr>
          <w:t>void</w:t>
        </w:r>
        <w:r w:rsidRPr="00667949">
          <w:rPr>
            <w:rFonts w:ascii="Courier New" w:eastAsia="Times New Roman" w:hAnsi="Courier New" w:cs="Courier New"/>
            <w:color w:val="415161"/>
            <w:sz w:val="20"/>
            <w:szCs w:val="20"/>
          </w:rPr>
          <w:t xml:space="preserve"> scan()                                         </w:t>
        </w:r>
        <w:r w:rsidRPr="00667949">
          <w:rPr>
            <w:rFonts w:ascii="Courier New" w:eastAsia="Times New Roman" w:hAnsi="Courier New" w:cs="Courier New"/>
            <w:color w:val="7E7E7E"/>
            <w:sz w:val="20"/>
            <w:szCs w:val="20"/>
          </w:rPr>
          <w:t>//This function determines the distance things are away from the ultrasonic sensor</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48" w:author="Unknown"/>
          <w:rFonts w:ascii="Courier New" w:eastAsia="Times New Roman" w:hAnsi="Courier New" w:cs="Courier New"/>
          <w:color w:val="415161"/>
          <w:sz w:val="20"/>
          <w:szCs w:val="20"/>
        </w:rPr>
      </w:pPr>
      <w:ins w:id="249"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50" w:author="Unknown"/>
          <w:rFonts w:ascii="Courier New" w:eastAsia="Times New Roman" w:hAnsi="Courier New" w:cs="Courier New"/>
          <w:color w:val="415161"/>
          <w:sz w:val="20"/>
          <w:szCs w:val="20"/>
        </w:rPr>
      </w:pPr>
      <w:ins w:id="251"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52" w:author="Unknown"/>
          <w:rFonts w:ascii="Courier New" w:eastAsia="Times New Roman" w:hAnsi="Courier New" w:cs="Courier New"/>
          <w:color w:val="415161"/>
          <w:sz w:val="20"/>
          <w:szCs w:val="20"/>
        </w:rPr>
      </w:pPr>
      <w:ins w:id="253"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"Scanning"</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54" w:author="Unknown"/>
          <w:rFonts w:ascii="Courier New" w:eastAsia="Times New Roman" w:hAnsi="Courier New" w:cs="Courier New"/>
          <w:color w:val="415161"/>
          <w:sz w:val="20"/>
          <w:szCs w:val="20"/>
        </w:rPr>
      </w:pPr>
      <w:ins w:id="255" w:author="Unknown">
        <w:r w:rsidRPr="00667949">
          <w:rPr>
            <w:rFonts w:ascii="Courier New" w:eastAsia="Times New Roman" w:hAnsi="Courier New" w:cs="Courier New"/>
            <w:color w:val="415161"/>
            <w:sz w:val="20"/>
            <w:szCs w:val="20"/>
          </w:rPr>
          <w:t>  Time = sonar.</w:t>
        </w:r>
        <w:r w:rsidRPr="00667949">
          <w:rPr>
            <w:rFonts w:ascii="Courier New" w:eastAsia="Times New Roman" w:hAnsi="Courier New" w:cs="Courier New"/>
            <w:color w:val="CC6600"/>
            <w:sz w:val="20"/>
            <w:szCs w:val="20"/>
          </w:rPr>
          <w:t>ping</w:t>
        </w:r>
        <w:r w:rsidRPr="00667949">
          <w:rPr>
            <w:rFonts w:ascii="Courier New" w:eastAsia="Times New Roman" w:hAnsi="Courier New" w:cs="Courier New"/>
            <w:color w:val="415161"/>
            <w:sz w:val="20"/>
            <w:szCs w:val="20"/>
          </w:rPr>
          <w:t xml:space="preserve">();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56" w:author="Unknown"/>
          <w:rFonts w:ascii="Courier New" w:eastAsia="Times New Roman" w:hAnsi="Courier New" w:cs="Courier New"/>
          <w:color w:val="415161"/>
          <w:sz w:val="20"/>
          <w:szCs w:val="20"/>
        </w:rPr>
      </w:pPr>
      <w:ins w:id="257" w:author="Unknown">
        <w:r w:rsidRPr="00667949">
          <w:rPr>
            <w:rFonts w:ascii="Courier New" w:eastAsia="Times New Roman" w:hAnsi="Courier New" w:cs="Courier New"/>
            <w:color w:val="415161"/>
            <w:sz w:val="20"/>
            <w:szCs w:val="20"/>
          </w:rPr>
          <w:t>  distance = Time / US_ROUNDTRIP_CM;</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58" w:author="Unknown"/>
          <w:rFonts w:ascii="Courier New" w:eastAsia="Times New Roman" w:hAnsi="Courier New" w:cs="Courier New"/>
          <w:color w:val="415161"/>
          <w:sz w:val="20"/>
          <w:szCs w:val="20"/>
        </w:rPr>
      </w:pPr>
      <w:ins w:id="259"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delay</w:t>
        </w:r>
        <w:r w:rsidRPr="00667949">
          <w:rPr>
            <w:rFonts w:ascii="Courier New" w:eastAsia="Times New Roman" w:hAnsi="Courier New" w:cs="Courier New"/>
            <w:color w:val="415161"/>
            <w:sz w:val="20"/>
            <w:szCs w:val="20"/>
          </w:rPr>
          <w:t>(500);</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60" w:author="Unknown"/>
          <w:rFonts w:ascii="Courier New" w:eastAsia="Times New Roman" w:hAnsi="Courier New" w:cs="Courier New"/>
          <w:color w:val="415161"/>
          <w:sz w:val="20"/>
          <w:szCs w:val="20"/>
        </w:rPr>
      </w:pPr>
      <w:ins w:id="261"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62" w:author="Unknown"/>
          <w:rFonts w:ascii="Courier New" w:eastAsia="Times New Roman" w:hAnsi="Courier New" w:cs="Courier New"/>
          <w:color w:val="415161"/>
          <w:sz w:val="20"/>
          <w:szCs w:val="20"/>
        </w:rPr>
      </w:pPr>
      <w:ins w:id="263" w:author="Unknown">
        <w:r w:rsidRPr="00667949">
          <w:rPr>
            <w:rFonts w:ascii="Courier New" w:eastAsia="Times New Roman" w:hAnsi="Courier New" w:cs="Courier New"/>
            <w:color w:val="CC6600"/>
            <w:sz w:val="20"/>
            <w:szCs w:val="20"/>
          </w:rPr>
          <w:t>void</w:t>
        </w:r>
        <w:r w:rsidRPr="00667949">
          <w:rPr>
            <w:rFonts w:ascii="Courier New" w:eastAsia="Times New Roman" w:hAnsi="Courier New" w:cs="Courier New"/>
            <w:color w:val="415161"/>
            <w:sz w:val="20"/>
            <w:szCs w:val="20"/>
          </w:rPr>
          <w:t xml:space="preserve"> navigate()</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64" w:author="Unknown"/>
          <w:rFonts w:ascii="Courier New" w:eastAsia="Times New Roman" w:hAnsi="Courier New" w:cs="Courier New"/>
          <w:color w:val="415161"/>
          <w:sz w:val="20"/>
          <w:szCs w:val="20"/>
        </w:rPr>
      </w:pPr>
      <w:ins w:id="265"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66" w:author="Unknown"/>
          <w:rFonts w:ascii="Courier New" w:eastAsia="Times New Roman" w:hAnsi="Courier New" w:cs="Courier New"/>
          <w:color w:val="415161"/>
          <w:sz w:val="20"/>
          <w:szCs w:val="20"/>
        </w:rPr>
      </w:pPr>
      <w:ins w:id="267"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"There's an obstacle!"</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68" w:author="Unknown"/>
          <w:rFonts w:ascii="Courier New" w:eastAsia="Times New Roman" w:hAnsi="Courier New" w:cs="Courier New"/>
          <w:color w:val="415161"/>
          <w:sz w:val="20"/>
          <w:szCs w:val="20"/>
        </w:rPr>
      </w:pPr>
      <w:ins w:id="269" w:author="Unknown">
        <w:r w:rsidRPr="00667949">
          <w:rPr>
            <w:rFonts w:ascii="Courier New" w:eastAsia="Times New Roman" w:hAnsi="Courier New" w:cs="Courier New"/>
            <w:color w:val="415161"/>
            <w:sz w:val="20"/>
            <w:szCs w:val="20"/>
          </w:rPr>
          <w:t>    servo.</w:t>
        </w:r>
        <w:r w:rsidRPr="00667949">
          <w:rPr>
            <w:rFonts w:ascii="Courier New" w:eastAsia="Times New Roman" w:hAnsi="Courier New" w:cs="Courier New"/>
            <w:color w:val="CC6600"/>
            <w:sz w:val="20"/>
            <w:szCs w:val="20"/>
          </w:rPr>
          <w:t>write</w:t>
        </w:r>
        <w:r w:rsidRPr="00667949">
          <w:rPr>
            <w:rFonts w:ascii="Courier New" w:eastAsia="Times New Roman" w:hAnsi="Courier New" w:cs="Courier New"/>
            <w:color w:val="415161"/>
            <w:sz w:val="20"/>
            <w:szCs w:val="20"/>
          </w:rPr>
          <w:t xml:space="preserve">(167);                                 </w:t>
        </w:r>
        <w:r w:rsidRPr="00667949">
          <w:rPr>
            <w:rFonts w:ascii="Courier New" w:eastAsia="Times New Roman" w:hAnsi="Courier New" w:cs="Courier New"/>
            <w:color w:val="7E7E7E"/>
            <w:sz w:val="20"/>
            <w:szCs w:val="20"/>
          </w:rPr>
          <w:t>//Move the servo to the left (my little servos didn't like going to 180 so I played around with the value until it worked nicely)</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70" w:author="Unknown"/>
          <w:rFonts w:ascii="Courier New" w:eastAsia="Times New Roman" w:hAnsi="Courier New" w:cs="Courier New"/>
          <w:color w:val="415161"/>
          <w:sz w:val="20"/>
          <w:szCs w:val="20"/>
        </w:rPr>
      </w:pPr>
      <w:ins w:id="271"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delay</w:t>
        </w:r>
        <w:r w:rsidRPr="00667949">
          <w:rPr>
            <w:rFonts w:ascii="Courier New" w:eastAsia="Times New Roman" w:hAnsi="Courier New" w:cs="Courier New"/>
            <w:color w:val="415161"/>
            <w:sz w:val="20"/>
            <w:szCs w:val="20"/>
          </w:rPr>
          <w:t xml:space="preserve">(1000);                                       </w:t>
        </w:r>
        <w:r w:rsidRPr="00667949">
          <w:rPr>
            <w:rFonts w:ascii="Courier New" w:eastAsia="Times New Roman" w:hAnsi="Courier New" w:cs="Courier New"/>
            <w:color w:val="7E7E7E"/>
            <w:sz w:val="20"/>
            <w:szCs w:val="20"/>
          </w:rPr>
          <w:t>//Wait half a second for the servo to get there</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72" w:author="Unknown"/>
          <w:rFonts w:ascii="Courier New" w:eastAsia="Times New Roman" w:hAnsi="Courier New" w:cs="Courier New"/>
          <w:color w:val="415161"/>
          <w:sz w:val="20"/>
          <w:szCs w:val="20"/>
        </w:rPr>
      </w:pPr>
      <w:ins w:id="273" w:author="Unknown">
        <w:r w:rsidRPr="00667949">
          <w:rPr>
            <w:rFonts w:ascii="Courier New" w:eastAsia="Times New Roman" w:hAnsi="Courier New" w:cs="Courier New"/>
            <w:color w:val="415161"/>
            <w:sz w:val="20"/>
            <w:szCs w:val="20"/>
          </w:rPr>
          <w:t>    scan();                                           </w:t>
        </w:r>
        <w:r w:rsidRPr="00667949">
          <w:rPr>
            <w:rFonts w:ascii="Courier New" w:eastAsia="Times New Roman" w:hAnsi="Courier New" w:cs="Courier New"/>
            <w:color w:val="7E7E7E"/>
            <w:sz w:val="20"/>
            <w:szCs w:val="20"/>
          </w:rPr>
          <w:t>//Go to the scan function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74" w:author="Unknown"/>
          <w:rFonts w:ascii="Courier New" w:eastAsia="Times New Roman" w:hAnsi="Courier New" w:cs="Courier New"/>
          <w:color w:val="415161"/>
          <w:sz w:val="20"/>
          <w:szCs w:val="20"/>
        </w:rPr>
      </w:pPr>
      <w:ins w:id="275" w:author="Unknown">
        <w:r w:rsidRPr="00667949">
          <w:rPr>
            <w:rFonts w:ascii="Courier New" w:eastAsia="Times New Roman" w:hAnsi="Courier New" w:cs="Courier New"/>
            <w:color w:val="415161"/>
            <w:sz w:val="20"/>
            <w:szCs w:val="20"/>
          </w:rPr>
          <w:lastRenderedPageBreak/>
          <w:t>    LeftDistance = distance;                          </w:t>
        </w:r>
        <w:r w:rsidRPr="00667949">
          <w:rPr>
            <w:rFonts w:ascii="Courier New" w:eastAsia="Times New Roman" w:hAnsi="Courier New" w:cs="Courier New"/>
            <w:color w:val="7E7E7E"/>
            <w:sz w:val="20"/>
            <w:szCs w:val="20"/>
          </w:rPr>
          <w:t>//Set the variable LeftDistance to the distance on the left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76" w:author="Unknown"/>
          <w:rFonts w:ascii="Courier New" w:eastAsia="Times New Roman" w:hAnsi="Courier New" w:cs="Courier New"/>
          <w:color w:val="415161"/>
          <w:sz w:val="20"/>
          <w:szCs w:val="20"/>
        </w:rPr>
      </w:pPr>
      <w:ins w:id="277"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"Left distance = "</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78" w:author="Unknown"/>
          <w:rFonts w:ascii="Courier New" w:eastAsia="Times New Roman" w:hAnsi="Courier New" w:cs="Courier New"/>
          <w:color w:val="415161"/>
          <w:sz w:val="20"/>
          <w:szCs w:val="20"/>
        </w:rPr>
      </w:pPr>
      <w:ins w:id="279"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w:t>
        </w:r>
        <w:r w:rsidRPr="00667949">
          <w:rPr>
            <w:rFonts w:ascii="Courier New" w:eastAsia="Times New Roman" w:hAnsi="Courier New" w:cs="Courier New"/>
            <w:color w:val="415161"/>
            <w:sz w:val="20"/>
            <w:szCs w:val="20"/>
          </w:rPr>
          <w:t>(distance);</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80" w:author="Unknown"/>
          <w:rFonts w:ascii="Courier New" w:eastAsia="Times New Roman" w:hAnsi="Courier New" w:cs="Courier New"/>
          <w:color w:val="415161"/>
          <w:sz w:val="20"/>
          <w:szCs w:val="20"/>
        </w:rPr>
      </w:pPr>
      <w:ins w:id="281" w:author="Unknown">
        <w:r w:rsidRPr="00667949">
          <w:rPr>
            <w:rFonts w:ascii="Courier New" w:eastAsia="Times New Roman" w:hAnsi="Courier New" w:cs="Courier New"/>
            <w:color w:val="415161"/>
            <w:sz w:val="20"/>
            <w:szCs w:val="20"/>
          </w:rPr>
          <w:t>    servo.</w:t>
        </w:r>
        <w:r w:rsidRPr="00667949">
          <w:rPr>
            <w:rFonts w:ascii="Courier New" w:eastAsia="Times New Roman" w:hAnsi="Courier New" w:cs="Courier New"/>
            <w:color w:val="CC6600"/>
            <w:sz w:val="20"/>
            <w:szCs w:val="20"/>
          </w:rPr>
          <w:t>write</w:t>
        </w:r>
        <w:r w:rsidRPr="00667949">
          <w:rPr>
            <w:rFonts w:ascii="Courier New" w:eastAsia="Times New Roman" w:hAnsi="Courier New" w:cs="Courier New"/>
            <w:color w:val="415161"/>
            <w:sz w:val="20"/>
            <w:szCs w:val="20"/>
          </w:rPr>
          <w:t xml:space="preserve">(0);                                   </w:t>
        </w:r>
        <w:r w:rsidRPr="00667949">
          <w:rPr>
            <w:rFonts w:ascii="Courier New" w:eastAsia="Times New Roman" w:hAnsi="Courier New" w:cs="Courier New"/>
            <w:color w:val="7E7E7E"/>
            <w:sz w:val="20"/>
            <w:szCs w:val="20"/>
          </w:rPr>
          <w:t>//Move the servo to the right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82" w:author="Unknown"/>
          <w:rFonts w:ascii="Courier New" w:eastAsia="Times New Roman" w:hAnsi="Courier New" w:cs="Courier New"/>
          <w:color w:val="415161"/>
          <w:sz w:val="20"/>
          <w:szCs w:val="20"/>
        </w:rPr>
      </w:pPr>
      <w:ins w:id="283"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delay</w:t>
        </w:r>
        <w:r w:rsidRPr="00667949">
          <w:rPr>
            <w:rFonts w:ascii="Courier New" w:eastAsia="Times New Roman" w:hAnsi="Courier New" w:cs="Courier New"/>
            <w:color w:val="415161"/>
            <w:sz w:val="20"/>
            <w:szCs w:val="20"/>
          </w:rPr>
          <w:t xml:space="preserve">(1000);                                       </w:t>
        </w:r>
        <w:r w:rsidRPr="00667949">
          <w:rPr>
            <w:rFonts w:ascii="Courier New" w:eastAsia="Times New Roman" w:hAnsi="Courier New" w:cs="Courier New"/>
            <w:color w:val="7E7E7E"/>
            <w:sz w:val="20"/>
            <w:szCs w:val="20"/>
          </w:rPr>
          <w:t>//Wait half a second for the servo to get there</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84" w:author="Unknown"/>
          <w:rFonts w:ascii="Courier New" w:eastAsia="Times New Roman" w:hAnsi="Courier New" w:cs="Courier New"/>
          <w:color w:val="415161"/>
          <w:sz w:val="20"/>
          <w:szCs w:val="20"/>
        </w:rPr>
      </w:pPr>
      <w:ins w:id="285" w:author="Unknown">
        <w:r w:rsidRPr="00667949">
          <w:rPr>
            <w:rFonts w:ascii="Courier New" w:eastAsia="Times New Roman" w:hAnsi="Courier New" w:cs="Courier New"/>
            <w:color w:val="415161"/>
            <w:sz w:val="20"/>
            <w:szCs w:val="20"/>
          </w:rPr>
          <w:t>    scan();                                           </w:t>
        </w:r>
        <w:r w:rsidRPr="00667949">
          <w:rPr>
            <w:rFonts w:ascii="Courier New" w:eastAsia="Times New Roman" w:hAnsi="Courier New" w:cs="Courier New"/>
            <w:color w:val="7E7E7E"/>
            <w:sz w:val="20"/>
            <w:szCs w:val="20"/>
          </w:rPr>
          <w:t>//Go to the scan function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86" w:author="Unknown"/>
          <w:rFonts w:ascii="Courier New" w:eastAsia="Times New Roman" w:hAnsi="Courier New" w:cs="Courier New"/>
          <w:color w:val="415161"/>
          <w:sz w:val="20"/>
          <w:szCs w:val="20"/>
        </w:rPr>
      </w:pPr>
      <w:ins w:id="287" w:author="Unknown">
        <w:r w:rsidRPr="00667949">
          <w:rPr>
            <w:rFonts w:ascii="Courier New" w:eastAsia="Times New Roman" w:hAnsi="Courier New" w:cs="Courier New"/>
            <w:color w:val="415161"/>
            <w:sz w:val="20"/>
            <w:szCs w:val="20"/>
          </w:rPr>
          <w:t>    RightDistance = distance;                         </w:t>
        </w:r>
        <w:r w:rsidRPr="00667949">
          <w:rPr>
            <w:rFonts w:ascii="Courier New" w:eastAsia="Times New Roman" w:hAnsi="Courier New" w:cs="Courier New"/>
            <w:color w:val="7E7E7E"/>
            <w:sz w:val="20"/>
            <w:szCs w:val="20"/>
          </w:rPr>
          <w:t>//Set the variable RightDistance to the distance on the right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88" w:author="Unknown"/>
          <w:rFonts w:ascii="Courier New" w:eastAsia="Times New Roman" w:hAnsi="Courier New" w:cs="Courier New"/>
          <w:color w:val="415161"/>
          <w:sz w:val="20"/>
          <w:szCs w:val="20"/>
        </w:rPr>
      </w:pPr>
      <w:ins w:id="289"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println</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006699"/>
            <w:sz w:val="20"/>
            <w:szCs w:val="20"/>
          </w:rPr>
          <w:t>"Right distance = "</w:t>
        </w:r>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90" w:author="Unknown"/>
          <w:rFonts w:ascii="Courier New" w:eastAsia="Times New Roman" w:hAnsi="Courier New" w:cs="Courier New"/>
          <w:color w:val="415161"/>
          <w:sz w:val="20"/>
          <w:szCs w:val="20"/>
        </w:rPr>
      </w:pPr>
      <w:ins w:id="291"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b/>
            <w:bCs/>
            <w:color w:val="CC6600"/>
            <w:sz w:val="20"/>
            <w:szCs w:val="20"/>
          </w:rPr>
          <w:t>Serial</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print</w:t>
        </w:r>
        <w:r w:rsidRPr="00667949">
          <w:rPr>
            <w:rFonts w:ascii="Courier New" w:eastAsia="Times New Roman" w:hAnsi="Courier New" w:cs="Courier New"/>
            <w:color w:val="415161"/>
            <w:sz w:val="20"/>
            <w:szCs w:val="20"/>
          </w:rPr>
          <w:t>(distance);</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92" w:author="Unknown"/>
          <w:rFonts w:ascii="Courier New" w:eastAsia="Times New Roman" w:hAnsi="Courier New" w:cs="Courier New"/>
          <w:color w:val="415161"/>
          <w:sz w:val="20"/>
          <w:szCs w:val="20"/>
        </w:rPr>
      </w:pPr>
      <w:ins w:id="293"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if</w:t>
        </w:r>
        <w:r w:rsidRPr="00667949">
          <w:rPr>
            <w:rFonts w:ascii="Courier New" w:eastAsia="Times New Roman" w:hAnsi="Courier New" w:cs="Courier New"/>
            <w:color w:val="415161"/>
            <w:sz w:val="20"/>
            <w:szCs w:val="20"/>
          </w:rPr>
          <w:t>(</w:t>
        </w:r>
        <w:r w:rsidRPr="00667949">
          <w:rPr>
            <w:rFonts w:ascii="Courier New" w:eastAsia="Times New Roman" w:hAnsi="Courier New" w:cs="Courier New"/>
            <w:color w:val="CC6600"/>
            <w:sz w:val="20"/>
            <w:szCs w:val="20"/>
          </w:rPr>
          <w:t>abs</w:t>
        </w:r>
        <w:r w:rsidRPr="00667949">
          <w:rPr>
            <w:rFonts w:ascii="Courier New" w:eastAsia="Times New Roman" w:hAnsi="Courier New" w:cs="Courier New"/>
            <w:color w:val="415161"/>
            <w:sz w:val="20"/>
            <w:szCs w:val="20"/>
          </w:rPr>
          <w:t>(RightDistance - LeftDistance) &lt; 5)</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94" w:author="Unknown"/>
          <w:rFonts w:ascii="Courier New" w:eastAsia="Times New Roman" w:hAnsi="Courier New" w:cs="Courier New"/>
          <w:color w:val="415161"/>
          <w:sz w:val="20"/>
          <w:szCs w:val="20"/>
        </w:rPr>
      </w:pPr>
      <w:ins w:id="295" w:author="Unknown">
        <w:r w:rsidRPr="00667949">
          <w:rPr>
            <w:rFonts w:ascii="Courier New" w:eastAsia="Times New Roman" w:hAnsi="Courier New" w:cs="Courier New"/>
            <w:color w:val="415161"/>
            <w:sz w:val="20"/>
            <w:szCs w:val="20"/>
          </w:rPr>
          <w:t>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96" w:author="Unknown"/>
          <w:rFonts w:ascii="Courier New" w:eastAsia="Times New Roman" w:hAnsi="Courier New" w:cs="Courier New"/>
          <w:color w:val="415161"/>
          <w:sz w:val="20"/>
          <w:szCs w:val="20"/>
        </w:rPr>
      </w:pPr>
      <w:ins w:id="297" w:author="Unknown">
        <w:r w:rsidRPr="00667949">
          <w:rPr>
            <w:rFonts w:ascii="Courier New" w:eastAsia="Times New Roman" w:hAnsi="Courier New" w:cs="Courier New"/>
            <w:color w:val="415161"/>
            <w:sz w:val="20"/>
            <w:szCs w:val="20"/>
          </w:rPr>
          <w:t>      moveBackward();                                  </w:t>
        </w:r>
        <w:r w:rsidRPr="00667949">
          <w:rPr>
            <w:rFonts w:ascii="Courier New" w:eastAsia="Times New Roman" w:hAnsi="Courier New" w:cs="Courier New"/>
            <w:color w:val="7E7E7E"/>
            <w:sz w:val="20"/>
            <w:szCs w:val="20"/>
          </w:rPr>
          <w:t>//Go to the moveBackward function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298" w:author="Unknown"/>
          <w:rFonts w:ascii="Courier New" w:eastAsia="Times New Roman" w:hAnsi="Courier New" w:cs="Courier New"/>
          <w:color w:val="415161"/>
          <w:sz w:val="20"/>
          <w:szCs w:val="20"/>
        </w:rPr>
      </w:pPr>
      <w:ins w:id="299"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delay</w:t>
        </w:r>
        <w:r w:rsidRPr="00667949">
          <w:rPr>
            <w:rFonts w:ascii="Courier New" w:eastAsia="Times New Roman" w:hAnsi="Courier New" w:cs="Courier New"/>
            <w:color w:val="415161"/>
            <w:sz w:val="20"/>
            <w:szCs w:val="20"/>
          </w:rPr>
          <w:t xml:space="preserve">(200);                                      </w:t>
        </w:r>
        <w:r w:rsidRPr="00667949">
          <w:rPr>
            <w:rFonts w:ascii="Courier New" w:eastAsia="Times New Roman" w:hAnsi="Courier New" w:cs="Courier New"/>
            <w:color w:val="7E7E7E"/>
            <w:sz w:val="20"/>
            <w:szCs w:val="20"/>
          </w:rPr>
          <w:t>//Pause the program for 200 milliseconds to let the robot reverse</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00" w:author="Unknown"/>
          <w:rFonts w:ascii="Courier New" w:eastAsia="Times New Roman" w:hAnsi="Courier New" w:cs="Courier New"/>
          <w:color w:val="415161"/>
          <w:sz w:val="20"/>
          <w:szCs w:val="20"/>
        </w:rPr>
      </w:pPr>
      <w:ins w:id="301" w:author="Unknown">
        <w:r w:rsidRPr="00667949">
          <w:rPr>
            <w:rFonts w:ascii="Courier New" w:eastAsia="Times New Roman" w:hAnsi="Courier New" w:cs="Courier New"/>
            <w:color w:val="415161"/>
            <w:sz w:val="20"/>
            <w:szCs w:val="20"/>
          </w:rPr>
          <w:t>      moveRight();                                     </w:t>
        </w:r>
        <w:r w:rsidRPr="00667949">
          <w:rPr>
            <w:rFonts w:ascii="Courier New" w:eastAsia="Times New Roman" w:hAnsi="Courier New" w:cs="Courier New"/>
            <w:color w:val="7E7E7E"/>
            <w:sz w:val="20"/>
            <w:szCs w:val="20"/>
          </w:rPr>
          <w:t>//Go to the moveRight function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02" w:author="Unknown"/>
          <w:rFonts w:ascii="Courier New" w:eastAsia="Times New Roman" w:hAnsi="Courier New" w:cs="Courier New"/>
          <w:color w:val="415161"/>
          <w:sz w:val="20"/>
          <w:szCs w:val="20"/>
        </w:rPr>
      </w:pPr>
      <w:ins w:id="303"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delay</w:t>
        </w:r>
        <w:r w:rsidRPr="00667949">
          <w:rPr>
            <w:rFonts w:ascii="Courier New" w:eastAsia="Times New Roman" w:hAnsi="Courier New" w:cs="Courier New"/>
            <w:color w:val="415161"/>
            <w:sz w:val="20"/>
            <w:szCs w:val="20"/>
          </w:rPr>
          <w:t xml:space="preserve">(100);                                      </w:t>
        </w:r>
        <w:r w:rsidRPr="00667949">
          <w:rPr>
            <w:rFonts w:ascii="Courier New" w:eastAsia="Times New Roman" w:hAnsi="Courier New" w:cs="Courier New"/>
            <w:color w:val="7E7E7E"/>
            <w:sz w:val="20"/>
            <w:szCs w:val="20"/>
          </w:rPr>
          <w:t>//Pause the program for 200 milliseconds to let the robot turn right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04" w:author="Unknown"/>
          <w:rFonts w:ascii="Courier New" w:eastAsia="Times New Roman" w:hAnsi="Courier New" w:cs="Courier New"/>
          <w:color w:val="415161"/>
          <w:sz w:val="20"/>
          <w:szCs w:val="20"/>
        </w:rPr>
      </w:pPr>
      <w:ins w:id="305" w:author="Unknown">
        <w:r w:rsidRPr="00667949">
          <w:rPr>
            <w:rFonts w:ascii="Courier New" w:eastAsia="Times New Roman" w:hAnsi="Courier New" w:cs="Courier New"/>
            <w:color w:val="415161"/>
            <w:sz w:val="20"/>
            <w:szCs w:val="20"/>
          </w:rPr>
          <w:t>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06" w:author="Unknown"/>
          <w:rFonts w:ascii="Courier New" w:eastAsia="Times New Roman" w:hAnsi="Courier New" w:cs="Courier New"/>
          <w:color w:val="415161"/>
          <w:sz w:val="20"/>
          <w:szCs w:val="20"/>
        </w:rPr>
      </w:pPr>
      <w:ins w:id="307"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else</w:t>
        </w:r>
        <w:r w:rsidRPr="00667949">
          <w:rPr>
            <w:rFonts w:ascii="Courier New" w:eastAsia="Times New Roman" w:hAnsi="Courier New" w:cs="Courier New"/>
            <w:color w:val="415161"/>
            <w:sz w:val="20"/>
            <w:szCs w:val="20"/>
          </w:rPr>
          <w:t xml:space="preserve"> </w:t>
        </w:r>
        <w:r w:rsidRPr="00667949">
          <w:rPr>
            <w:rFonts w:ascii="Courier New" w:eastAsia="Times New Roman" w:hAnsi="Courier New" w:cs="Courier New"/>
            <w:color w:val="CC6600"/>
            <w:sz w:val="20"/>
            <w:szCs w:val="20"/>
          </w:rPr>
          <w:t>if</w:t>
        </w:r>
        <w:r w:rsidRPr="00667949">
          <w:rPr>
            <w:rFonts w:ascii="Courier New" w:eastAsia="Times New Roman" w:hAnsi="Courier New" w:cs="Courier New"/>
            <w:color w:val="415161"/>
            <w:sz w:val="20"/>
            <w:szCs w:val="20"/>
          </w:rPr>
          <w:t xml:space="preserve">(RightDistance &lt; LeftDistance)                  </w:t>
        </w:r>
        <w:r w:rsidRPr="00667949">
          <w:rPr>
            <w:rFonts w:ascii="Courier New" w:eastAsia="Times New Roman" w:hAnsi="Courier New" w:cs="Courier New"/>
            <w:color w:val="7E7E7E"/>
            <w:sz w:val="20"/>
            <w:szCs w:val="20"/>
          </w:rPr>
          <w:t>//If the distance on the right is less than that on the left then...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08" w:author="Unknown"/>
          <w:rFonts w:ascii="Courier New" w:eastAsia="Times New Roman" w:hAnsi="Courier New" w:cs="Courier New"/>
          <w:color w:val="415161"/>
          <w:sz w:val="20"/>
          <w:szCs w:val="20"/>
        </w:rPr>
      </w:pPr>
      <w:ins w:id="309" w:author="Unknown">
        <w:r w:rsidRPr="00667949">
          <w:rPr>
            <w:rFonts w:ascii="Courier New" w:eastAsia="Times New Roman" w:hAnsi="Courier New" w:cs="Courier New"/>
            <w:color w:val="415161"/>
            <w:sz w:val="20"/>
            <w:szCs w:val="20"/>
          </w:rPr>
          <w:lastRenderedPageBreak/>
          <w:t>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10" w:author="Unknown"/>
          <w:rFonts w:ascii="Courier New" w:eastAsia="Times New Roman" w:hAnsi="Courier New" w:cs="Courier New"/>
          <w:color w:val="415161"/>
          <w:sz w:val="20"/>
          <w:szCs w:val="20"/>
        </w:rPr>
      </w:pPr>
      <w:ins w:id="311" w:author="Unknown">
        <w:r w:rsidRPr="00667949">
          <w:rPr>
            <w:rFonts w:ascii="Courier New" w:eastAsia="Times New Roman" w:hAnsi="Courier New" w:cs="Courier New"/>
            <w:color w:val="415161"/>
            <w:sz w:val="20"/>
            <w:szCs w:val="20"/>
          </w:rPr>
          <w:t>     moveLeft();                                      </w:t>
        </w:r>
        <w:r w:rsidRPr="00667949">
          <w:rPr>
            <w:rFonts w:ascii="Courier New" w:eastAsia="Times New Roman" w:hAnsi="Courier New" w:cs="Courier New"/>
            <w:color w:val="7E7E7E"/>
            <w:sz w:val="20"/>
            <w:szCs w:val="20"/>
          </w:rPr>
          <w:t>//Go to the moveLeft function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12" w:author="Unknown"/>
          <w:rFonts w:ascii="Courier New" w:eastAsia="Times New Roman" w:hAnsi="Courier New" w:cs="Courier New"/>
          <w:color w:val="415161"/>
          <w:sz w:val="20"/>
          <w:szCs w:val="20"/>
        </w:rPr>
      </w:pPr>
      <w:ins w:id="313"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delay</w:t>
        </w:r>
        <w:r w:rsidRPr="00667949">
          <w:rPr>
            <w:rFonts w:ascii="Courier New" w:eastAsia="Times New Roman" w:hAnsi="Courier New" w:cs="Courier New"/>
            <w:color w:val="415161"/>
            <w:sz w:val="20"/>
            <w:szCs w:val="20"/>
          </w:rPr>
          <w:t xml:space="preserve">(100);                                      </w:t>
        </w:r>
        <w:r w:rsidRPr="00667949">
          <w:rPr>
            <w:rFonts w:ascii="Courier New" w:eastAsia="Times New Roman" w:hAnsi="Courier New" w:cs="Courier New"/>
            <w:color w:val="7E7E7E"/>
            <w:sz w:val="20"/>
            <w:szCs w:val="20"/>
          </w:rPr>
          <w:t>//Pause the program for half a second to let the robot turn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14" w:author="Unknown"/>
          <w:rFonts w:ascii="Courier New" w:eastAsia="Times New Roman" w:hAnsi="Courier New" w:cs="Courier New"/>
          <w:color w:val="415161"/>
          <w:sz w:val="20"/>
          <w:szCs w:val="20"/>
        </w:rPr>
      </w:pPr>
      <w:ins w:id="315" w:author="Unknown">
        <w:r w:rsidRPr="00667949">
          <w:rPr>
            <w:rFonts w:ascii="Courier New" w:eastAsia="Times New Roman" w:hAnsi="Courier New" w:cs="Courier New"/>
            <w:color w:val="415161"/>
            <w:sz w:val="20"/>
            <w:szCs w:val="20"/>
          </w:rPr>
          <w:t>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16" w:author="Unknown"/>
          <w:rFonts w:ascii="Courier New" w:eastAsia="Times New Roman" w:hAnsi="Courier New" w:cs="Courier New"/>
          <w:color w:val="415161"/>
          <w:sz w:val="20"/>
          <w:szCs w:val="20"/>
        </w:rPr>
      </w:pPr>
      <w:ins w:id="317"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else</w:t>
        </w:r>
        <w:r w:rsidRPr="00667949">
          <w:rPr>
            <w:rFonts w:ascii="Courier New" w:eastAsia="Times New Roman" w:hAnsi="Courier New" w:cs="Courier New"/>
            <w:color w:val="415161"/>
            <w:sz w:val="20"/>
            <w:szCs w:val="20"/>
          </w:rPr>
          <w:t xml:space="preserve"> </w:t>
        </w:r>
        <w:r w:rsidRPr="00667949">
          <w:rPr>
            <w:rFonts w:ascii="Courier New" w:eastAsia="Times New Roman" w:hAnsi="Courier New" w:cs="Courier New"/>
            <w:color w:val="CC6600"/>
            <w:sz w:val="20"/>
            <w:szCs w:val="20"/>
          </w:rPr>
          <w:t>if</w:t>
        </w:r>
        <w:r w:rsidRPr="00667949">
          <w:rPr>
            <w:rFonts w:ascii="Courier New" w:eastAsia="Times New Roman" w:hAnsi="Courier New" w:cs="Courier New"/>
            <w:color w:val="415161"/>
            <w:sz w:val="20"/>
            <w:szCs w:val="20"/>
          </w:rPr>
          <w:t xml:space="preserve">(LeftDistance &lt; RightDistance)             </w:t>
        </w:r>
        <w:r w:rsidRPr="00667949">
          <w:rPr>
            <w:rFonts w:ascii="Courier New" w:eastAsia="Times New Roman" w:hAnsi="Courier New" w:cs="Courier New"/>
            <w:color w:val="7E7E7E"/>
            <w:sz w:val="20"/>
            <w:szCs w:val="20"/>
          </w:rPr>
          <w:t>//Else if the distance on the left is less than that on the right then...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18" w:author="Unknown"/>
          <w:rFonts w:ascii="Courier New" w:eastAsia="Times New Roman" w:hAnsi="Courier New" w:cs="Courier New"/>
          <w:color w:val="415161"/>
          <w:sz w:val="20"/>
          <w:szCs w:val="20"/>
        </w:rPr>
      </w:pPr>
      <w:ins w:id="319" w:author="Unknown">
        <w:r w:rsidRPr="00667949">
          <w:rPr>
            <w:rFonts w:ascii="Courier New" w:eastAsia="Times New Roman" w:hAnsi="Courier New" w:cs="Courier New"/>
            <w:color w:val="415161"/>
            <w:sz w:val="20"/>
            <w:szCs w:val="20"/>
          </w:rPr>
          <w:t>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20" w:author="Unknown"/>
          <w:rFonts w:ascii="Courier New" w:eastAsia="Times New Roman" w:hAnsi="Courier New" w:cs="Courier New"/>
          <w:color w:val="415161"/>
          <w:sz w:val="20"/>
          <w:szCs w:val="20"/>
        </w:rPr>
      </w:pPr>
      <w:ins w:id="321" w:author="Unknown">
        <w:r w:rsidRPr="00667949">
          <w:rPr>
            <w:rFonts w:ascii="Courier New" w:eastAsia="Times New Roman" w:hAnsi="Courier New" w:cs="Courier New"/>
            <w:color w:val="415161"/>
            <w:sz w:val="20"/>
            <w:szCs w:val="20"/>
          </w:rPr>
          <w:t>     moveRight();                                     </w:t>
        </w:r>
        <w:r w:rsidRPr="00667949">
          <w:rPr>
            <w:rFonts w:ascii="Courier New" w:eastAsia="Times New Roman" w:hAnsi="Courier New" w:cs="Courier New"/>
            <w:color w:val="7E7E7E"/>
            <w:sz w:val="20"/>
            <w:szCs w:val="20"/>
          </w:rPr>
          <w:t>//Go to the moveRight function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22" w:author="Unknown"/>
          <w:rFonts w:ascii="Courier New" w:eastAsia="Times New Roman" w:hAnsi="Courier New" w:cs="Courier New"/>
          <w:color w:val="415161"/>
          <w:sz w:val="20"/>
          <w:szCs w:val="20"/>
        </w:rPr>
      </w:pPr>
      <w:ins w:id="323" w:author="Unknown">
        <w:r w:rsidRPr="00667949">
          <w:rPr>
            <w:rFonts w:ascii="Courier New" w:eastAsia="Times New Roman" w:hAnsi="Courier New" w:cs="Courier New"/>
            <w:color w:val="415161"/>
            <w:sz w:val="20"/>
            <w:szCs w:val="20"/>
          </w:rPr>
          <w:t>     </w:t>
        </w:r>
        <w:r w:rsidRPr="00667949">
          <w:rPr>
            <w:rFonts w:ascii="Courier New" w:eastAsia="Times New Roman" w:hAnsi="Courier New" w:cs="Courier New"/>
            <w:color w:val="CC6600"/>
            <w:sz w:val="20"/>
            <w:szCs w:val="20"/>
          </w:rPr>
          <w:t>delay</w:t>
        </w:r>
        <w:r w:rsidRPr="00667949">
          <w:rPr>
            <w:rFonts w:ascii="Courier New" w:eastAsia="Times New Roman" w:hAnsi="Courier New" w:cs="Courier New"/>
            <w:color w:val="415161"/>
            <w:sz w:val="20"/>
            <w:szCs w:val="20"/>
          </w:rPr>
          <w:t xml:space="preserve">(100);                                      </w:t>
        </w:r>
        <w:r w:rsidRPr="00667949">
          <w:rPr>
            <w:rFonts w:ascii="Courier New" w:eastAsia="Times New Roman" w:hAnsi="Courier New" w:cs="Courier New"/>
            <w:color w:val="7E7E7E"/>
            <w:sz w:val="20"/>
            <w:szCs w:val="20"/>
          </w:rPr>
          <w:t>//Pause the program for half a second to let the robot turn</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24" w:author="Unknown"/>
          <w:rFonts w:ascii="Courier New" w:eastAsia="Times New Roman" w:hAnsi="Courier New" w:cs="Courier New"/>
          <w:color w:val="415161"/>
          <w:sz w:val="20"/>
          <w:szCs w:val="20"/>
        </w:rPr>
      </w:pPr>
      <w:ins w:id="325" w:author="Unknown">
        <w:r w:rsidRPr="00667949">
          <w:rPr>
            <w:rFonts w:ascii="Courier New" w:eastAsia="Times New Roman" w:hAnsi="Courier New" w:cs="Courier New"/>
            <w:color w:val="415161"/>
            <w:sz w:val="20"/>
            <w:szCs w:val="20"/>
          </w:rPr>
          <w:t>    }</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26" w:author="Unknown"/>
          <w:rFonts w:ascii="Courier New" w:eastAsia="Times New Roman" w:hAnsi="Courier New" w:cs="Courier New"/>
          <w:color w:val="415161"/>
          <w:sz w:val="20"/>
          <w:szCs w:val="20"/>
        </w:rPr>
      </w:pPr>
      <w:ins w:id="327" w:author="Unknown">
        <w:r w:rsidRPr="00667949">
          <w:rPr>
            <w:rFonts w:ascii="Courier New" w:eastAsia="Times New Roman" w:hAnsi="Courier New" w:cs="Courier New"/>
            <w:color w:val="415161"/>
            <w:sz w:val="20"/>
            <w:szCs w:val="20"/>
          </w:rPr>
          <w:t>}</w:t>
        </w:r>
      </w:ins>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28" w:author="Unknown"/>
          <w:rFonts w:ascii="Courier New" w:eastAsia="Times New Roman" w:hAnsi="Courier New" w:cs="Courier New"/>
          <w:color w:val="415161"/>
          <w:sz w:val="20"/>
          <w:szCs w:val="20"/>
        </w:rPr>
      </w:pPr>
    </w:p>
    <w:p w:rsidR="00667949" w:rsidRPr="00667949" w:rsidRDefault="00667949" w:rsidP="00667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ins w:id="329" w:author="Unknown"/>
          <w:rFonts w:ascii="Courier New" w:eastAsia="Times New Roman" w:hAnsi="Courier New" w:cs="Courier New"/>
          <w:color w:val="415161"/>
          <w:sz w:val="20"/>
          <w:szCs w:val="20"/>
        </w:rPr>
      </w:pPr>
    </w:p>
    <w:p w:rsidR="00667949" w:rsidRPr="00667949" w:rsidRDefault="00667949" w:rsidP="00667949">
      <w:pPr>
        <w:shd w:val="clear" w:color="auto" w:fill="FFFFFF"/>
        <w:spacing w:after="0" w:line="480" w:lineRule="atLeast"/>
        <w:rPr>
          <w:ins w:id="330" w:author="Unknown"/>
          <w:rFonts w:ascii="Arial" w:eastAsia="Times New Roman" w:hAnsi="Arial" w:cs="Arial"/>
          <w:color w:val="415161"/>
          <w:sz w:val="24"/>
          <w:szCs w:val="24"/>
        </w:rPr>
      </w:pPr>
      <w:ins w:id="331" w:author="Unknown">
        <w:r w:rsidRPr="00667949">
          <w:rPr>
            <w:rFonts w:ascii="Arial" w:eastAsia="Times New Roman" w:hAnsi="Arial" w:cs="Arial"/>
            <w:color w:val="415161"/>
            <w:sz w:val="24"/>
            <w:szCs w:val="24"/>
          </w:rPr>
          <w:pict>
            <v:rect id="_x0000_i1053" style="width:10in;height:.75pt" o:hrpct="0" o:hralign="center" o:hrstd="t" o:hr="t" fillcolor="#a0a0a0" stroked="f"/>
          </w:pict>
        </w:r>
      </w:ins>
    </w:p>
    <w:p w:rsidR="00667949" w:rsidRPr="00667949" w:rsidRDefault="00667949" w:rsidP="00667949">
      <w:pPr>
        <w:shd w:val="clear" w:color="auto" w:fill="FFFFFF"/>
        <w:spacing w:after="0" w:line="240" w:lineRule="auto"/>
        <w:outlineLvl w:val="1"/>
        <w:rPr>
          <w:ins w:id="332" w:author="Unknown"/>
          <w:rFonts w:ascii="Arial" w:eastAsia="Times New Roman" w:hAnsi="Arial" w:cs="Arial"/>
          <w:b/>
          <w:bCs/>
          <w:color w:val="415161"/>
          <w:sz w:val="45"/>
          <w:szCs w:val="45"/>
        </w:rPr>
      </w:pPr>
      <w:ins w:id="333" w:author="Unknown">
        <w:r w:rsidRPr="00667949">
          <w:rPr>
            <w:rFonts w:ascii="Arial" w:eastAsia="Times New Roman" w:hAnsi="Arial" w:cs="Arial"/>
            <w:b/>
            <w:bCs/>
            <w:color w:val="415161"/>
            <w:sz w:val="45"/>
            <w:szCs w:val="45"/>
          </w:rPr>
          <w:t>Downloads:</w:t>
        </w:r>
      </w:ins>
    </w:p>
    <w:p w:rsidR="001B342B" w:rsidRDefault="00667949" w:rsidP="00667949">
      <w:ins w:id="334" w:author="Unknown">
        <w:r w:rsidRPr="00667949">
          <w:rPr>
            <w:rFonts w:ascii="Arial" w:eastAsia="Times New Roman" w:hAnsi="Arial" w:cs="Arial"/>
            <w:color w:val="415161"/>
            <w:sz w:val="24"/>
            <w:szCs w:val="24"/>
          </w:rPr>
          <w:fldChar w:fldCharType="begin"/>
        </w:r>
        <w:r w:rsidRPr="00667949">
          <w:rPr>
            <w:rFonts w:ascii="Arial" w:eastAsia="Times New Roman" w:hAnsi="Arial" w:cs="Arial"/>
            <w:color w:val="415161"/>
            <w:sz w:val="24"/>
            <w:szCs w:val="24"/>
          </w:rPr>
          <w:instrText xml:space="preserve"> HYPERLINK "http://www.duino-robotics.com/uploads/2/2/9/8/22988902/james_basic_code.ino" </w:instrText>
        </w:r>
        <w:r w:rsidRPr="00667949">
          <w:rPr>
            <w:rFonts w:ascii="Arial" w:eastAsia="Times New Roman" w:hAnsi="Arial" w:cs="Arial"/>
            <w:color w:val="415161"/>
            <w:sz w:val="24"/>
            <w:szCs w:val="24"/>
          </w:rPr>
          <w:fldChar w:fldCharType="separate"/>
        </w:r>
        <w:r w:rsidRPr="00667949">
          <w:rPr>
            <w:rFonts w:ascii="Arial" w:eastAsia="Times New Roman" w:hAnsi="Arial" w:cs="Arial"/>
            <w:color w:val="546270"/>
            <w:sz w:val="24"/>
            <w:szCs w:val="24"/>
          </w:rPr>
          <w:br/>
        </w:r>
        <w:r w:rsidRPr="00667949">
          <w:rPr>
            <w:rFonts w:ascii="Arial" w:eastAsia="Times New Roman" w:hAnsi="Arial" w:cs="Arial"/>
            <w:color w:val="415161"/>
            <w:sz w:val="24"/>
            <w:szCs w:val="24"/>
          </w:rPr>
          <w:fldChar w:fldCharType="end"/>
        </w:r>
      </w:ins>
    </w:p>
    <w:sectPr w:rsidR="001B342B" w:rsidSect="001B342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210BD9"/>
    <w:multiLevelType w:val="multilevel"/>
    <w:tmpl w:val="643A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67949"/>
    <w:rsid w:val="001B342B"/>
    <w:rsid w:val="006679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2B"/>
  </w:style>
  <w:style w:type="paragraph" w:styleId="Heading2">
    <w:name w:val="heading 2"/>
    <w:basedOn w:val="Normal"/>
    <w:link w:val="Heading2Char"/>
    <w:uiPriority w:val="9"/>
    <w:qFormat/>
    <w:rsid w:val="0066794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7949"/>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67949"/>
    <w:rPr>
      <w:color w:val="0000FF"/>
      <w:u w:val="single"/>
    </w:rPr>
  </w:style>
  <w:style w:type="character" w:customStyle="1" w:styleId="apple-converted-space">
    <w:name w:val="apple-converted-space"/>
    <w:basedOn w:val="DefaultParagraphFont"/>
    <w:rsid w:val="00667949"/>
  </w:style>
  <w:style w:type="character" w:styleId="Strong">
    <w:name w:val="Strong"/>
    <w:basedOn w:val="DefaultParagraphFont"/>
    <w:uiPriority w:val="22"/>
    <w:qFormat/>
    <w:rsid w:val="00667949"/>
    <w:rPr>
      <w:b/>
      <w:bCs/>
    </w:rPr>
  </w:style>
  <w:style w:type="paragraph" w:styleId="HTMLPreformatted">
    <w:name w:val="HTML Preformatted"/>
    <w:basedOn w:val="Normal"/>
    <w:link w:val="HTMLPreformattedChar"/>
    <w:uiPriority w:val="99"/>
    <w:semiHidden/>
    <w:unhideWhenUsed/>
    <w:rsid w:val="00667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794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679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94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34336000">
      <w:bodyDiv w:val="1"/>
      <w:marLeft w:val="0"/>
      <w:marRight w:val="0"/>
      <w:marTop w:val="0"/>
      <w:marBottom w:val="0"/>
      <w:divBdr>
        <w:top w:val="none" w:sz="0" w:space="0" w:color="auto"/>
        <w:left w:val="none" w:sz="0" w:space="0" w:color="auto"/>
        <w:bottom w:val="none" w:sz="0" w:space="0" w:color="auto"/>
        <w:right w:val="none" w:sz="0" w:space="0" w:color="auto"/>
      </w:divBdr>
      <w:divsChild>
        <w:div w:id="1441946453">
          <w:marLeft w:val="0"/>
          <w:marRight w:val="0"/>
          <w:marTop w:val="0"/>
          <w:marBottom w:val="0"/>
          <w:divBdr>
            <w:top w:val="none" w:sz="0" w:space="0" w:color="auto"/>
            <w:left w:val="none" w:sz="0" w:space="0" w:color="auto"/>
            <w:bottom w:val="none" w:sz="0" w:space="0" w:color="auto"/>
            <w:right w:val="none" w:sz="0" w:space="0" w:color="auto"/>
          </w:divBdr>
          <w:divsChild>
            <w:div w:id="701248067">
              <w:marLeft w:val="-225"/>
              <w:marRight w:val="-225"/>
              <w:marTop w:val="0"/>
              <w:marBottom w:val="0"/>
              <w:divBdr>
                <w:top w:val="none" w:sz="0" w:space="0" w:color="auto"/>
                <w:left w:val="none" w:sz="0" w:space="0" w:color="auto"/>
                <w:bottom w:val="none" w:sz="0" w:space="0" w:color="auto"/>
                <w:right w:val="none" w:sz="0" w:space="0" w:color="auto"/>
              </w:divBdr>
              <w:divsChild>
                <w:div w:id="485707832">
                  <w:marLeft w:val="0"/>
                  <w:marRight w:val="0"/>
                  <w:marTop w:val="0"/>
                  <w:marBottom w:val="0"/>
                  <w:divBdr>
                    <w:top w:val="none" w:sz="0" w:space="0" w:color="auto"/>
                    <w:left w:val="none" w:sz="0" w:space="0" w:color="auto"/>
                    <w:bottom w:val="none" w:sz="0" w:space="0" w:color="auto"/>
                    <w:right w:val="none" w:sz="0" w:space="0" w:color="auto"/>
                  </w:divBdr>
                  <w:divsChild>
                    <w:div w:id="778262625">
                      <w:marLeft w:val="0"/>
                      <w:marRight w:val="0"/>
                      <w:marTop w:val="0"/>
                      <w:marBottom w:val="0"/>
                      <w:divBdr>
                        <w:top w:val="none" w:sz="0" w:space="0" w:color="auto"/>
                        <w:left w:val="none" w:sz="0" w:space="0" w:color="auto"/>
                        <w:bottom w:val="none" w:sz="0" w:space="0" w:color="auto"/>
                        <w:right w:val="none" w:sz="0" w:space="0" w:color="auto"/>
                      </w:divBdr>
                      <w:divsChild>
                        <w:div w:id="1153181386">
                          <w:marLeft w:val="0"/>
                          <w:marRight w:val="0"/>
                          <w:marTop w:val="0"/>
                          <w:marBottom w:val="0"/>
                          <w:divBdr>
                            <w:top w:val="none" w:sz="0" w:space="0" w:color="auto"/>
                            <w:left w:val="none" w:sz="0" w:space="0" w:color="auto"/>
                            <w:bottom w:val="none" w:sz="0" w:space="0" w:color="auto"/>
                            <w:right w:val="none" w:sz="0" w:space="0" w:color="auto"/>
                          </w:divBdr>
                          <w:divsChild>
                            <w:div w:id="1776709072">
                              <w:marLeft w:val="0"/>
                              <w:marRight w:val="0"/>
                              <w:marTop w:val="0"/>
                              <w:marBottom w:val="0"/>
                              <w:divBdr>
                                <w:top w:val="none" w:sz="0" w:space="0" w:color="auto"/>
                                <w:left w:val="none" w:sz="0" w:space="0" w:color="auto"/>
                                <w:bottom w:val="none" w:sz="0" w:space="0" w:color="auto"/>
                                <w:right w:val="none" w:sz="0" w:space="0" w:color="auto"/>
                              </w:divBdr>
                              <w:divsChild>
                                <w:div w:id="1231622608">
                                  <w:marLeft w:val="0"/>
                                  <w:marRight w:val="0"/>
                                  <w:marTop w:val="0"/>
                                  <w:marBottom w:val="0"/>
                                  <w:divBdr>
                                    <w:top w:val="none" w:sz="0" w:space="0" w:color="auto"/>
                                    <w:left w:val="none" w:sz="0" w:space="0" w:color="auto"/>
                                    <w:bottom w:val="none" w:sz="0" w:space="0" w:color="auto"/>
                                    <w:right w:val="none" w:sz="0" w:space="0" w:color="auto"/>
                                  </w:divBdr>
                                  <w:divsChild>
                                    <w:div w:id="1468937622">
                                      <w:marLeft w:val="0"/>
                                      <w:marRight w:val="0"/>
                                      <w:marTop w:val="0"/>
                                      <w:marBottom w:val="0"/>
                                      <w:divBdr>
                                        <w:top w:val="none" w:sz="0" w:space="0" w:color="auto"/>
                                        <w:left w:val="none" w:sz="0" w:space="0" w:color="auto"/>
                                        <w:bottom w:val="none" w:sz="0" w:space="0" w:color="auto"/>
                                        <w:right w:val="none" w:sz="0" w:space="0" w:color="auto"/>
                                      </w:divBdr>
                                      <w:divsChild>
                                        <w:div w:id="1773626160">
                                          <w:marLeft w:val="0"/>
                                          <w:marRight w:val="0"/>
                                          <w:marTop w:val="0"/>
                                          <w:marBottom w:val="0"/>
                                          <w:divBdr>
                                            <w:top w:val="none" w:sz="0" w:space="0" w:color="auto"/>
                                            <w:left w:val="none" w:sz="0" w:space="0" w:color="auto"/>
                                            <w:bottom w:val="none" w:sz="0" w:space="0" w:color="auto"/>
                                            <w:right w:val="none" w:sz="0" w:space="0" w:color="auto"/>
                                          </w:divBdr>
                                          <w:divsChild>
                                            <w:div w:id="89968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460229">
                              <w:marLeft w:val="0"/>
                              <w:marRight w:val="0"/>
                              <w:marTop w:val="0"/>
                              <w:marBottom w:val="0"/>
                              <w:divBdr>
                                <w:top w:val="none" w:sz="0" w:space="0" w:color="auto"/>
                                <w:left w:val="none" w:sz="0" w:space="0" w:color="auto"/>
                                <w:bottom w:val="none" w:sz="0" w:space="0" w:color="auto"/>
                                <w:right w:val="none" w:sz="0" w:space="0" w:color="auto"/>
                              </w:divBdr>
                            </w:div>
                          </w:divsChild>
                        </w:div>
                        <w:div w:id="434176989">
                          <w:marLeft w:val="0"/>
                          <w:marRight w:val="0"/>
                          <w:marTop w:val="0"/>
                          <w:marBottom w:val="0"/>
                          <w:divBdr>
                            <w:top w:val="none" w:sz="0" w:space="0" w:color="auto"/>
                            <w:left w:val="none" w:sz="0" w:space="0" w:color="auto"/>
                            <w:bottom w:val="none" w:sz="0" w:space="0" w:color="auto"/>
                            <w:right w:val="none" w:sz="0" w:space="0" w:color="auto"/>
                          </w:divBdr>
                          <w:divsChild>
                            <w:div w:id="994646555">
                              <w:marLeft w:val="0"/>
                              <w:marRight w:val="0"/>
                              <w:marTop w:val="0"/>
                              <w:marBottom w:val="0"/>
                              <w:divBdr>
                                <w:top w:val="none" w:sz="0" w:space="0" w:color="auto"/>
                                <w:left w:val="none" w:sz="0" w:space="0" w:color="auto"/>
                                <w:bottom w:val="none" w:sz="0" w:space="0" w:color="auto"/>
                                <w:right w:val="none" w:sz="0" w:space="0" w:color="auto"/>
                              </w:divBdr>
                              <w:divsChild>
                                <w:div w:id="250283755">
                                  <w:marLeft w:val="0"/>
                                  <w:marRight w:val="0"/>
                                  <w:marTop w:val="0"/>
                                  <w:marBottom w:val="0"/>
                                  <w:divBdr>
                                    <w:top w:val="none" w:sz="0" w:space="0" w:color="auto"/>
                                    <w:left w:val="none" w:sz="0" w:space="0" w:color="auto"/>
                                    <w:bottom w:val="none" w:sz="0" w:space="0" w:color="auto"/>
                                    <w:right w:val="none" w:sz="0" w:space="0" w:color="auto"/>
                                  </w:divBdr>
                                  <w:divsChild>
                                    <w:div w:id="589508735">
                                      <w:marLeft w:val="0"/>
                                      <w:marRight w:val="0"/>
                                      <w:marTop w:val="0"/>
                                      <w:marBottom w:val="0"/>
                                      <w:divBdr>
                                        <w:top w:val="none" w:sz="0" w:space="0" w:color="auto"/>
                                        <w:left w:val="none" w:sz="0" w:space="0" w:color="auto"/>
                                        <w:bottom w:val="none" w:sz="0" w:space="0" w:color="auto"/>
                                        <w:right w:val="none" w:sz="0" w:space="0" w:color="auto"/>
                                      </w:divBdr>
                                    </w:div>
                                  </w:divsChild>
                                </w:div>
                                <w:div w:id="747845865">
                                  <w:marLeft w:val="0"/>
                                  <w:marRight w:val="0"/>
                                  <w:marTop w:val="0"/>
                                  <w:marBottom w:val="0"/>
                                  <w:divBdr>
                                    <w:top w:val="none" w:sz="0" w:space="0" w:color="auto"/>
                                    <w:left w:val="none" w:sz="0" w:space="0" w:color="auto"/>
                                    <w:bottom w:val="none" w:sz="0" w:space="0" w:color="auto"/>
                                    <w:right w:val="none" w:sz="0" w:space="0" w:color="auto"/>
                                  </w:divBdr>
                                  <w:divsChild>
                                    <w:div w:id="1915582827">
                                      <w:marLeft w:val="0"/>
                                      <w:marRight w:val="0"/>
                                      <w:marTop w:val="0"/>
                                      <w:marBottom w:val="0"/>
                                      <w:divBdr>
                                        <w:top w:val="none" w:sz="0" w:space="0" w:color="auto"/>
                                        <w:left w:val="none" w:sz="0" w:space="0" w:color="auto"/>
                                        <w:bottom w:val="none" w:sz="0" w:space="0" w:color="auto"/>
                                        <w:right w:val="none" w:sz="0" w:space="0" w:color="auto"/>
                                      </w:divBdr>
                                    </w:div>
                                  </w:divsChild>
                                </w:div>
                                <w:div w:id="1674070878">
                                  <w:marLeft w:val="0"/>
                                  <w:marRight w:val="0"/>
                                  <w:marTop w:val="0"/>
                                  <w:marBottom w:val="0"/>
                                  <w:divBdr>
                                    <w:top w:val="none" w:sz="0" w:space="0" w:color="auto"/>
                                    <w:left w:val="none" w:sz="0" w:space="0" w:color="auto"/>
                                    <w:bottom w:val="none" w:sz="0" w:space="0" w:color="auto"/>
                                    <w:right w:val="none" w:sz="0" w:space="0" w:color="auto"/>
                                  </w:divBdr>
                                  <w:divsChild>
                                    <w:div w:id="1694451453">
                                      <w:marLeft w:val="0"/>
                                      <w:marRight w:val="0"/>
                                      <w:marTop w:val="0"/>
                                      <w:marBottom w:val="0"/>
                                      <w:divBdr>
                                        <w:top w:val="none" w:sz="0" w:space="0" w:color="auto"/>
                                        <w:left w:val="none" w:sz="0" w:space="0" w:color="auto"/>
                                        <w:bottom w:val="none" w:sz="0" w:space="0" w:color="auto"/>
                                        <w:right w:val="none" w:sz="0" w:space="0" w:color="auto"/>
                                      </w:divBdr>
                                    </w:div>
                                  </w:divsChild>
                                </w:div>
                                <w:div w:id="747071721">
                                  <w:marLeft w:val="0"/>
                                  <w:marRight w:val="0"/>
                                  <w:marTop w:val="0"/>
                                  <w:marBottom w:val="0"/>
                                  <w:divBdr>
                                    <w:top w:val="none" w:sz="0" w:space="0" w:color="auto"/>
                                    <w:left w:val="none" w:sz="0" w:space="0" w:color="auto"/>
                                    <w:bottom w:val="none" w:sz="0" w:space="0" w:color="auto"/>
                                    <w:right w:val="none" w:sz="0" w:space="0" w:color="auto"/>
                                  </w:divBdr>
                                  <w:divsChild>
                                    <w:div w:id="1912306241">
                                      <w:marLeft w:val="0"/>
                                      <w:marRight w:val="0"/>
                                      <w:marTop w:val="0"/>
                                      <w:marBottom w:val="0"/>
                                      <w:divBdr>
                                        <w:top w:val="none" w:sz="0" w:space="0" w:color="auto"/>
                                        <w:left w:val="none" w:sz="0" w:space="0" w:color="auto"/>
                                        <w:bottom w:val="none" w:sz="0" w:space="0" w:color="auto"/>
                                        <w:right w:val="none" w:sz="0" w:space="0" w:color="auto"/>
                                      </w:divBdr>
                                    </w:div>
                                  </w:divsChild>
                                </w:div>
                                <w:div w:id="735861335">
                                  <w:marLeft w:val="0"/>
                                  <w:marRight w:val="0"/>
                                  <w:marTop w:val="0"/>
                                  <w:marBottom w:val="0"/>
                                  <w:divBdr>
                                    <w:top w:val="none" w:sz="0" w:space="0" w:color="auto"/>
                                    <w:left w:val="none" w:sz="0" w:space="0" w:color="auto"/>
                                    <w:bottom w:val="none" w:sz="0" w:space="0" w:color="auto"/>
                                    <w:right w:val="none" w:sz="0" w:space="0" w:color="auto"/>
                                  </w:divBdr>
                                  <w:divsChild>
                                    <w:div w:id="1809786600">
                                      <w:marLeft w:val="0"/>
                                      <w:marRight w:val="0"/>
                                      <w:marTop w:val="0"/>
                                      <w:marBottom w:val="0"/>
                                      <w:divBdr>
                                        <w:top w:val="none" w:sz="0" w:space="0" w:color="auto"/>
                                        <w:left w:val="none" w:sz="0" w:space="0" w:color="auto"/>
                                        <w:bottom w:val="none" w:sz="0" w:space="0" w:color="auto"/>
                                        <w:right w:val="none" w:sz="0" w:space="0" w:color="auto"/>
                                      </w:divBdr>
                                    </w:div>
                                  </w:divsChild>
                                </w:div>
                                <w:div w:id="1173571020">
                                  <w:marLeft w:val="0"/>
                                  <w:marRight w:val="0"/>
                                  <w:marTop w:val="0"/>
                                  <w:marBottom w:val="0"/>
                                  <w:divBdr>
                                    <w:top w:val="none" w:sz="0" w:space="0" w:color="auto"/>
                                    <w:left w:val="none" w:sz="0" w:space="0" w:color="auto"/>
                                    <w:bottom w:val="none" w:sz="0" w:space="0" w:color="auto"/>
                                    <w:right w:val="none" w:sz="0" w:space="0" w:color="auto"/>
                                  </w:divBdr>
                                  <w:divsChild>
                                    <w:div w:id="12909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134943">
          <w:marLeft w:val="0"/>
          <w:marRight w:val="0"/>
          <w:marTop w:val="0"/>
          <w:marBottom w:val="0"/>
          <w:divBdr>
            <w:top w:val="none" w:sz="0" w:space="0" w:color="auto"/>
            <w:left w:val="none" w:sz="0" w:space="0" w:color="auto"/>
            <w:bottom w:val="none" w:sz="0" w:space="0" w:color="auto"/>
            <w:right w:val="none" w:sz="0" w:space="0" w:color="auto"/>
          </w:divBdr>
          <w:divsChild>
            <w:div w:id="559677765">
              <w:marLeft w:val="-225"/>
              <w:marRight w:val="-225"/>
              <w:marTop w:val="0"/>
              <w:marBottom w:val="0"/>
              <w:divBdr>
                <w:top w:val="none" w:sz="0" w:space="0" w:color="auto"/>
                <w:left w:val="none" w:sz="0" w:space="0" w:color="auto"/>
                <w:bottom w:val="none" w:sz="0" w:space="0" w:color="auto"/>
                <w:right w:val="none" w:sz="0" w:space="0" w:color="auto"/>
              </w:divBdr>
              <w:divsChild>
                <w:div w:id="308020509">
                  <w:marLeft w:val="0"/>
                  <w:marRight w:val="0"/>
                  <w:marTop w:val="0"/>
                  <w:marBottom w:val="0"/>
                  <w:divBdr>
                    <w:top w:val="none" w:sz="0" w:space="0" w:color="auto"/>
                    <w:left w:val="none" w:sz="0" w:space="0" w:color="auto"/>
                    <w:bottom w:val="none" w:sz="0" w:space="0" w:color="auto"/>
                    <w:right w:val="none" w:sz="0" w:space="0" w:color="auto"/>
                  </w:divBdr>
                  <w:divsChild>
                    <w:div w:id="1699239979">
                      <w:marLeft w:val="0"/>
                      <w:marRight w:val="0"/>
                      <w:marTop w:val="0"/>
                      <w:marBottom w:val="0"/>
                      <w:divBdr>
                        <w:top w:val="none" w:sz="0" w:space="0" w:color="auto"/>
                        <w:left w:val="none" w:sz="0" w:space="0" w:color="auto"/>
                        <w:bottom w:val="none" w:sz="0" w:space="0" w:color="auto"/>
                        <w:right w:val="none" w:sz="0" w:space="0" w:color="auto"/>
                      </w:divBdr>
                      <w:divsChild>
                        <w:div w:id="467093268">
                          <w:marLeft w:val="0"/>
                          <w:marRight w:val="0"/>
                          <w:marTop w:val="0"/>
                          <w:marBottom w:val="0"/>
                          <w:divBdr>
                            <w:top w:val="none" w:sz="0" w:space="0" w:color="auto"/>
                            <w:left w:val="none" w:sz="0" w:space="0" w:color="auto"/>
                            <w:bottom w:val="none" w:sz="0" w:space="0" w:color="auto"/>
                            <w:right w:val="none" w:sz="0" w:space="0" w:color="auto"/>
                          </w:divBdr>
                          <w:divsChild>
                            <w:div w:id="1529678318">
                              <w:marLeft w:val="0"/>
                              <w:marRight w:val="0"/>
                              <w:marTop w:val="0"/>
                              <w:marBottom w:val="0"/>
                              <w:divBdr>
                                <w:top w:val="none" w:sz="0" w:space="0" w:color="auto"/>
                                <w:left w:val="none" w:sz="0" w:space="0" w:color="auto"/>
                                <w:bottom w:val="none" w:sz="0" w:space="0" w:color="auto"/>
                                <w:right w:val="none" w:sz="0" w:space="0" w:color="auto"/>
                              </w:divBdr>
                              <w:divsChild>
                                <w:div w:id="1685741367">
                                  <w:marLeft w:val="0"/>
                                  <w:marRight w:val="0"/>
                                  <w:marTop w:val="0"/>
                                  <w:marBottom w:val="0"/>
                                  <w:divBdr>
                                    <w:top w:val="none" w:sz="0" w:space="0" w:color="auto"/>
                                    <w:left w:val="none" w:sz="0" w:space="0" w:color="auto"/>
                                    <w:bottom w:val="none" w:sz="0" w:space="0" w:color="auto"/>
                                    <w:right w:val="none" w:sz="0" w:space="0" w:color="auto"/>
                                  </w:divBdr>
                                  <w:divsChild>
                                    <w:div w:id="1940019896">
                                      <w:marLeft w:val="0"/>
                                      <w:marRight w:val="0"/>
                                      <w:marTop w:val="0"/>
                                      <w:marBottom w:val="0"/>
                                      <w:divBdr>
                                        <w:top w:val="none" w:sz="0" w:space="0" w:color="auto"/>
                                        <w:left w:val="none" w:sz="0" w:space="0" w:color="auto"/>
                                        <w:bottom w:val="none" w:sz="0" w:space="0" w:color="auto"/>
                                        <w:right w:val="none" w:sz="0" w:space="0" w:color="auto"/>
                                      </w:divBdr>
                                      <w:divsChild>
                                        <w:div w:id="53167655">
                                          <w:marLeft w:val="0"/>
                                          <w:marRight w:val="0"/>
                                          <w:marTop w:val="0"/>
                                          <w:marBottom w:val="0"/>
                                          <w:divBdr>
                                            <w:top w:val="none" w:sz="0" w:space="0" w:color="auto"/>
                                            <w:left w:val="none" w:sz="0" w:space="0" w:color="auto"/>
                                            <w:bottom w:val="none" w:sz="0" w:space="0" w:color="auto"/>
                                            <w:right w:val="none" w:sz="0" w:space="0" w:color="auto"/>
                                          </w:divBdr>
                                          <w:divsChild>
                                            <w:div w:id="16698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597664">
                              <w:marLeft w:val="0"/>
                              <w:marRight w:val="0"/>
                              <w:marTop w:val="0"/>
                              <w:marBottom w:val="0"/>
                              <w:divBdr>
                                <w:top w:val="none" w:sz="0" w:space="0" w:color="auto"/>
                                <w:left w:val="none" w:sz="0" w:space="0" w:color="auto"/>
                                <w:bottom w:val="none" w:sz="0" w:space="0" w:color="auto"/>
                                <w:right w:val="none" w:sz="0" w:space="0" w:color="auto"/>
                              </w:divBdr>
                            </w:div>
                          </w:divsChild>
                        </w:div>
                        <w:div w:id="1531456791">
                          <w:marLeft w:val="0"/>
                          <w:marRight w:val="0"/>
                          <w:marTop w:val="0"/>
                          <w:marBottom w:val="0"/>
                          <w:divBdr>
                            <w:top w:val="none" w:sz="0" w:space="0" w:color="auto"/>
                            <w:left w:val="none" w:sz="0" w:space="0" w:color="auto"/>
                            <w:bottom w:val="none" w:sz="0" w:space="0" w:color="auto"/>
                            <w:right w:val="none" w:sz="0" w:space="0" w:color="auto"/>
                          </w:divBdr>
                          <w:divsChild>
                            <w:div w:id="622270668">
                              <w:marLeft w:val="0"/>
                              <w:marRight w:val="0"/>
                              <w:marTop w:val="0"/>
                              <w:marBottom w:val="0"/>
                              <w:divBdr>
                                <w:top w:val="none" w:sz="0" w:space="0" w:color="auto"/>
                                <w:left w:val="none" w:sz="0" w:space="0" w:color="auto"/>
                                <w:bottom w:val="none" w:sz="0" w:space="0" w:color="auto"/>
                                <w:right w:val="none" w:sz="0" w:space="0" w:color="auto"/>
                              </w:divBdr>
                              <w:divsChild>
                                <w:div w:id="657733213">
                                  <w:marLeft w:val="0"/>
                                  <w:marRight w:val="0"/>
                                  <w:marTop w:val="0"/>
                                  <w:marBottom w:val="0"/>
                                  <w:divBdr>
                                    <w:top w:val="none" w:sz="0" w:space="0" w:color="auto"/>
                                    <w:left w:val="none" w:sz="0" w:space="0" w:color="auto"/>
                                    <w:bottom w:val="none" w:sz="0" w:space="0" w:color="auto"/>
                                    <w:right w:val="none" w:sz="0" w:space="0" w:color="auto"/>
                                  </w:divBdr>
                                  <w:divsChild>
                                    <w:div w:id="1876655904">
                                      <w:marLeft w:val="0"/>
                                      <w:marRight w:val="0"/>
                                      <w:marTop w:val="0"/>
                                      <w:marBottom w:val="0"/>
                                      <w:divBdr>
                                        <w:top w:val="none" w:sz="0" w:space="0" w:color="auto"/>
                                        <w:left w:val="none" w:sz="0" w:space="0" w:color="auto"/>
                                        <w:bottom w:val="none" w:sz="0" w:space="0" w:color="auto"/>
                                        <w:right w:val="none" w:sz="0" w:space="0" w:color="auto"/>
                                      </w:divBdr>
                                    </w:div>
                                  </w:divsChild>
                                </w:div>
                                <w:div w:id="643705990">
                                  <w:marLeft w:val="0"/>
                                  <w:marRight w:val="0"/>
                                  <w:marTop w:val="0"/>
                                  <w:marBottom w:val="0"/>
                                  <w:divBdr>
                                    <w:top w:val="none" w:sz="0" w:space="0" w:color="auto"/>
                                    <w:left w:val="none" w:sz="0" w:space="0" w:color="auto"/>
                                    <w:bottom w:val="none" w:sz="0" w:space="0" w:color="auto"/>
                                    <w:right w:val="none" w:sz="0" w:space="0" w:color="auto"/>
                                  </w:divBdr>
                                  <w:divsChild>
                                    <w:div w:id="4476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792538">
          <w:marLeft w:val="0"/>
          <w:marRight w:val="0"/>
          <w:marTop w:val="0"/>
          <w:marBottom w:val="0"/>
          <w:divBdr>
            <w:top w:val="none" w:sz="0" w:space="0" w:color="auto"/>
            <w:left w:val="none" w:sz="0" w:space="0" w:color="auto"/>
            <w:bottom w:val="none" w:sz="0" w:space="0" w:color="auto"/>
            <w:right w:val="none" w:sz="0" w:space="0" w:color="auto"/>
          </w:divBdr>
          <w:divsChild>
            <w:div w:id="1537162134">
              <w:marLeft w:val="-225"/>
              <w:marRight w:val="-225"/>
              <w:marTop w:val="0"/>
              <w:marBottom w:val="0"/>
              <w:divBdr>
                <w:top w:val="none" w:sz="0" w:space="0" w:color="auto"/>
                <w:left w:val="none" w:sz="0" w:space="0" w:color="auto"/>
                <w:bottom w:val="none" w:sz="0" w:space="0" w:color="auto"/>
                <w:right w:val="none" w:sz="0" w:space="0" w:color="auto"/>
              </w:divBdr>
              <w:divsChild>
                <w:div w:id="950287310">
                  <w:marLeft w:val="0"/>
                  <w:marRight w:val="0"/>
                  <w:marTop w:val="0"/>
                  <w:marBottom w:val="0"/>
                  <w:divBdr>
                    <w:top w:val="none" w:sz="0" w:space="0" w:color="auto"/>
                    <w:left w:val="none" w:sz="0" w:space="0" w:color="auto"/>
                    <w:bottom w:val="none" w:sz="0" w:space="0" w:color="auto"/>
                    <w:right w:val="none" w:sz="0" w:space="0" w:color="auto"/>
                  </w:divBdr>
                  <w:divsChild>
                    <w:div w:id="459229297">
                      <w:marLeft w:val="0"/>
                      <w:marRight w:val="0"/>
                      <w:marTop w:val="0"/>
                      <w:marBottom w:val="0"/>
                      <w:divBdr>
                        <w:top w:val="none" w:sz="0" w:space="0" w:color="auto"/>
                        <w:left w:val="none" w:sz="0" w:space="0" w:color="auto"/>
                        <w:bottom w:val="none" w:sz="0" w:space="0" w:color="auto"/>
                        <w:right w:val="none" w:sz="0" w:space="0" w:color="auto"/>
                      </w:divBdr>
                      <w:divsChild>
                        <w:div w:id="757018245">
                          <w:marLeft w:val="0"/>
                          <w:marRight w:val="0"/>
                          <w:marTop w:val="0"/>
                          <w:marBottom w:val="0"/>
                          <w:divBdr>
                            <w:top w:val="none" w:sz="0" w:space="0" w:color="auto"/>
                            <w:left w:val="none" w:sz="0" w:space="0" w:color="auto"/>
                            <w:bottom w:val="none" w:sz="0" w:space="0" w:color="auto"/>
                            <w:right w:val="none" w:sz="0" w:space="0" w:color="auto"/>
                          </w:divBdr>
                          <w:divsChild>
                            <w:div w:id="1759520620">
                              <w:marLeft w:val="0"/>
                              <w:marRight w:val="0"/>
                              <w:marTop w:val="0"/>
                              <w:marBottom w:val="0"/>
                              <w:divBdr>
                                <w:top w:val="none" w:sz="0" w:space="0" w:color="auto"/>
                                <w:left w:val="none" w:sz="0" w:space="0" w:color="auto"/>
                                <w:bottom w:val="none" w:sz="0" w:space="0" w:color="auto"/>
                                <w:right w:val="none" w:sz="0" w:space="0" w:color="auto"/>
                              </w:divBdr>
                              <w:divsChild>
                                <w:div w:id="1761413694">
                                  <w:marLeft w:val="0"/>
                                  <w:marRight w:val="0"/>
                                  <w:marTop w:val="0"/>
                                  <w:marBottom w:val="0"/>
                                  <w:divBdr>
                                    <w:top w:val="none" w:sz="0" w:space="0" w:color="auto"/>
                                    <w:left w:val="none" w:sz="0" w:space="0" w:color="auto"/>
                                    <w:bottom w:val="none" w:sz="0" w:space="0" w:color="auto"/>
                                    <w:right w:val="none" w:sz="0" w:space="0" w:color="auto"/>
                                  </w:divBdr>
                                  <w:divsChild>
                                    <w:div w:id="37977887">
                                      <w:marLeft w:val="0"/>
                                      <w:marRight w:val="0"/>
                                      <w:marTop w:val="0"/>
                                      <w:marBottom w:val="0"/>
                                      <w:divBdr>
                                        <w:top w:val="none" w:sz="0" w:space="0" w:color="auto"/>
                                        <w:left w:val="none" w:sz="0" w:space="0" w:color="auto"/>
                                        <w:bottom w:val="none" w:sz="0" w:space="0" w:color="auto"/>
                                        <w:right w:val="none" w:sz="0" w:space="0" w:color="auto"/>
                                      </w:divBdr>
                                      <w:divsChild>
                                        <w:div w:id="594019218">
                                          <w:marLeft w:val="0"/>
                                          <w:marRight w:val="0"/>
                                          <w:marTop w:val="0"/>
                                          <w:marBottom w:val="0"/>
                                          <w:divBdr>
                                            <w:top w:val="none" w:sz="0" w:space="0" w:color="auto"/>
                                            <w:left w:val="none" w:sz="0" w:space="0" w:color="auto"/>
                                            <w:bottom w:val="none" w:sz="0" w:space="0" w:color="auto"/>
                                            <w:right w:val="none" w:sz="0" w:space="0" w:color="auto"/>
                                          </w:divBdr>
                                          <w:divsChild>
                                            <w:div w:id="11088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498">
                              <w:marLeft w:val="0"/>
                              <w:marRight w:val="0"/>
                              <w:marTop w:val="0"/>
                              <w:marBottom w:val="0"/>
                              <w:divBdr>
                                <w:top w:val="none" w:sz="0" w:space="0" w:color="auto"/>
                                <w:left w:val="none" w:sz="0" w:space="0" w:color="auto"/>
                                <w:bottom w:val="none" w:sz="0" w:space="0" w:color="auto"/>
                                <w:right w:val="none" w:sz="0" w:space="0" w:color="auto"/>
                              </w:divBdr>
                            </w:div>
                          </w:divsChild>
                        </w:div>
                        <w:div w:id="1936011198">
                          <w:marLeft w:val="0"/>
                          <w:marRight w:val="0"/>
                          <w:marTop w:val="0"/>
                          <w:marBottom w:val="0"/>
                          <w:divBdr>
                            <w:top w:val="none" w:sz="0" w:space="0" w:color="auto"/>
                            <w:left w:val="none" w:sz="0" w:space="0" w:color="auto"/>
                            <w:bottom w:val="none" w:sz="0" w:space="0" w:color="auto"/>
                            <w:right w:val="none" w:sz="0" w:space="0" w:color="auto"/>
                          </w:divBdr>
                          <w:divsChild>
                            <w:div w:id="1005131207">
                              <w:marLeft w:val="0"/>
                              <w:marRight w:val="0"/>
                              <w:marTop w:val="0"/>
                              <w:marBottom w:val="0"/>
                              <w:divBdr>
                                <w:top w:val="none" w:sz="0" w:space="0" w:color="auto"/>
                                <w:left w:val="none" w:sz="0" w:space="0" w:color="auto"/>
                                <w:bottom w:val="none" w:sz="0" w:space="0" w:color="auto"/>
                                <w:right w:val="none" w:sz="0" w:space="0" w:color="auto"/>
                              </w:divBdr>
                              <w:divsChild>
                                <w:div w:id="1870872445">
                                  <w:marLeft w:val="0"/>
                                  <w:marRight w:val="0"/>
                                  <w:marTop w:val="0"/>
                                  <w:marBottom w:val="0"/>
                                  <w:divBdr>
                                    <w:top w:val="none" w:sz="0" w:space="0" w:color="auto"/>
                                    <w:left w:val="none" w:sz="0" w:space="0" w:color="auto"/>
                                    <w:bottom w:val="none" w:sz="0" w:space="0" w:color="auto"/>
                                    <w:right w:val="none" w:sz="0" w:space="0" w:color="auto"/>
                                  </w:divBdr>
                                  <w:divsChild>
                                    <w:div w:id="692420486">
                                      <w:marLeft w:val="0"/>
                                      <w:marRight w:val="0"/>
                                      <w:marTop w:val="0"/>
                                      <w:marBottom w:val="0"/>
                                      <w:divBdr>
                                        <w:top w:val="none" w:sz="0" w:space="0" w:color="auto"/>
                                        <w:left w:val="none" w:sz="0" w:space="0" w:color="auto"/>
                                        <w:bottom w:val="none" w:sz="0" w:space="0" w:color="auto"/>
                                        <w:right w:val="none" w:sz="0" w:space="0" w:color="auto"/>
                                      </w:divBdr>
                                    </w:div>
                                  </w:divsChild>
                                </w:div>
                                <w:div w:id="895121895">
                                  <w:marLeft w:val="0"/>
                                  <w:marRight w:val="0"/>
                                  <w:marTop w:val="0"/>
                                  <w:marBottom w:val="0"/>
                                  <w:divBdr>
                                    <w:top w:val="none" w:sz="0" w:space="0" w:color="auto"/>
                                    <w:left w:val="none" w:sz="0" w:space="0" w:color="auto"/>
                                    <w:bottom w:val="none" w:sz="0" w:space="0" w:color="auto"/>
                                    <w:right w:val="none" w:sz="0" w:space="0" w:color="auto"/>
                                  </w:divBdr>
                                  <w:divsChild>
                                    <w:div w:id="10135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884923">
          <w:marLeft w:val="0"/>
          <w:marRight w:val="0"/>
          <w:marTop w:val="0"/>
          <w:marBottom w:val="0"/>
          <w:divBdr>
            <w:top w:val="none" w:sz="0" w:space="0" w:color="auto"/>
            <w:left w:val="none" w:sz="0" w:space="0" w:color="auto"/>
            <w:bottom w:val="none" w:sz="0" w:space="0" w:color="auto"/>
            <w:right w:val="none" w:sz="0" w:space="0" w:color="auto"/>
          </w:divBdr>
          <w:divsChild>
            <w:div w:id="1905918869">
              <w:marLeft w:val="-225"/>
              <w:marRight w:val="-225"/>
              <w:marTop w:val="0"/>
              <w:marBottom w:val="0"/>
              <w:divBdr>
                <w:top w:val="none" w:sz="0" w:space="0" w:color="auto"/>
                <w:left w:val="none" w:sz="0" w:space="0" w:color="auto"/>
                <w:bottom w:val="none" w:sz="0" w:space="0" w:color="auto"/>
                <w:right w:val="none" w:sz="0" w:space="0" w:color="auto"/>
              </w:divBdr>
              <w:divsChild>
                <w:div w:id="1374693218">
                  <w:marLeft w:val="0"/>
                  <w:marRight w:val="0"/>
                  <w:marTop w:val="0"/>
                  <w:marBottom w:val="0"/>
                  <w:divBdr>
                    <w:top w:val="none" w:sz="0" w:space="0" w:color="auto"/>
                    <w:left w:val="none" w:sz="0" w:space="0" w:color="auto"/>
                    <w:bottom w:val="none" w:sz="0" w:space="0" w:color="auto"/>
                    <w:right w:val="none" w:sz="0" w:space="0" w:color="auto"/>
                  </w:divBdr>
                  <w:divsChild>
                    <w:div w:id="1043334880">
                      <w:marLeft w:val="0"/>
                      <w:marRight w:val="0"/>
                      <w:marTop w:val="0"/>
                      <w:marBottom w:val="0"/>
                      <w:divBdr>
                        <w:top w:val="none" w:sz="0" w:space="0" w:color="auto"/>
                        <w:left w:val="none" w:sz="0" w:space="0" w:color="auto"/>
                        <w:bottom w:val="none" w:sz="0" w:space="0" w:color="auto"/>
                        <w:right w:val="none" w:sz="0" w:space="0" w:color="auto"/>
                      </w:divBdr>
                      <w:divsChild>
                        <w:div w:id="1313634114">
                          <w:marLeft w:val="0"/>
                          <w:marRight w:val="0"/>
                          <w:marTop w:val="0"/>
                          <w:marBottom w:val="0"/>
                          <w:divBdr>
                            <w:top w:val="none" w:sz="0" w:space="0" w:color="auto"/>
                            <w:left w:val="none" w:sz="0" w:space="0" w:color="auto"/>
                            <w:bottom w:val="none" w:sz="0" w:space="0" w:color="auto"/>
                            <w:right w:val="none" w:sz="0" w:space="0" w:color="auto"/>
                          </w:divBdr>
                          <w:divsChild>
                            <w:div w:id="2091190701">
                              <w:marLeft w:val="0"/>
                              <w:marRight w:val="0"/>
                              <w:marTop w:val="0"/>
                              <w:marBottom w:val="0"/>
                              <w:divBdr>
                                <w:top w:val="none" w:sz="0" w:space="0" w:color="auto"/>
                                <w:left w:val="none" w:sz="0" w:space="0" w:color="auto"/>
                                <w:bottom w:val="none" w:sz="0" w:space="0" w:color="auto"/>
                                <w:right w:val="none" w:sz="0" w:space="0" w:color="auto"/>
                              </w:divBdr>
                              <w:divsChild>
                                <w:div w:id="599290307">
                                  <w:marLeft w:val="0"/>
                                  <w:marRight w:val="0"/>
                                  <w:marTop w:val="0"/>
                                  <w:marBottom w:val="0"/>
                                  <w:divBdr>
                                    <w:top w:val="none" w:sz="0" w:space="0" w:color="auto"/>
                                    <w:left w:val="none" w:sz="0" w:space="0" w:color="auto"/>
                                    <w:bottom w:val="none" w:sz="0" w:space="0" w:color="auto"/>
                                    <w:right w:val="none" w:sz="0" w:space="0" w:color="auto"/>
                                  </w:divBdr>
                                  <w:divsChild>
                                    <w:div w:id="1994529111">
                                      <w:marLeft w:val="0"/>
                                      <w:marRight w:val="0"/>
                                      <w:marTop w:val="0"/>
                                      <w:marBottom w:val="0"/>
                                      <w:divBdr>
                                        <w:top w:val="none" w:sz="0" w:space="0" w:color="auto"/>
                                        <w:left w:val="none" w:sz="0" w:space="0" w:color="auto"/>
                                        <w:bottom w:val="none" w:sz="0" w:space="0" w:color="auto"/>
                                        <w:right w:val="none" w:sz="0" w:space="0" w:color="auto"/>
                                      </w:divBdr>
                                      <w:divsChild>
                                        <w:div w:id="675351346">
                                          <w:marLeft w:val="0"/>
                                          <w:marRight w:val="0"/>
                                          <w:marTop w:val="0"/>
                                          <w:marBottom w:val="0"/>
                                          <w:divBdr>
                                            <w:top w:val="none" w:sz="0" w:space="0" w:color="auto"/>
                                            <w:left w:val="none" w:sz="0" w:space="0" w:color="auto"/>
                                            <w:bottom w:val="none" w:sz="0" w:space="0" w:color="auto"/>
                                            <w:right w:val="none" w:sz="0" w:space="0" w:color="auto"/>
                                          </w:divBdr>
                                          <w:divsChild>
                                            <w:div w:id="1710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94241">
                              <w:marLeft w:val="0"/>
                              <w:marRight w:val="0"/>
                              <w:marTop w:val="0"/>
                              <w:marBottom w:val="0"/>
                              <w:divBdr>
                                <w:top w:val="none" w:sz="0" w:space="0" w:color="auto"/>
                                <w:left w:val="none" w:sz="0" w:space="0" w:color="auto"/>
                                <w:bottom w:val="none" w:sz="0" w:space="0" w:color="auto"/>
                                <w:right w:val="none" w:sz="0" w:space="0" w:color="auto"/>
                              </w:divBdr>
                            </w:div>
                          </w:divsChild>
                        </w:div>
                        <w:div w:id="251546494">
                          <w:marLeft w:val="0"/>
                          <w:marRight w:val="0"/>
                          <w:marTop w:val="0"/>
                          <w:marBottom w:val="0"/>
                          <w:divBdr>
                            <w:top w:val="none" w:sz="0" w:space="0" w:color="auto"/>
                            <w:left w:val="none" w:sz="0" w:space="0" w:color="auto"/>
                            <w:bottom w:val="none" w:sz="0" w:space="0" w:color="auto"/>
                            <w:right w:val="none" w:sz="0" w:space="0" w:color="auto"/>
                          </w:divBdr>
                          <w:divsChild>
                            <w:div w:id="2110154563">
                              <w:marLeft w:val="0"/>
                              <w:marRight w:val="0"/>
                              <w:marTop w:val="0"/>
                              <w:marBottom w:val="0"/>
                              <w:divBdr>
                                <w:top w:val="none" w:sz="0" w:space="0" w:color="auto"/>
                                <w:left w:val="none" w:sz="0" w:space="0" w:color="auto"/>
                                <w:bottom w:val="none" w:sz="0" w:space="0" w:color="auto"/>
                                <w:right w:val="none" w:sz="0" w:space="0" w:color="auto"/>
                              </w:divBdr>
                              <w:divsChild>
                                <w:div w:id="1980501039">
                                  <w:marLeft w:val="0"/>
                                  <w:marRight w:val="0"/>
                                  <w:marTop w:val="0"/>
                                  <w:marBottom w:val="0"/>
                                  <w:divBdr>
                                    <w:top w:val="none" w:sz="0" w:space="0" w:color="auto"/>
                                    <w:left w:val="none" w:sz="0" w:space="0" w:color="auto"/>
                                    <w:bottom w:val="none" w:sz="0" w:space="0" w:color="auto"/>
                                    <w:right w:val="none" w:sz="0" w:space="0" w:color="auto"/>
                                  </w:divBdr>
                                  <w:divsChild>
                                    <w:div w:id="1260065803">
                                      <w:marLeft w:val="0"/>
                                      <w:marRight w:val="0"/>
                                      <w:marTop w:val="0"/>
                                      <w:marBottom w:val="0"/>
                                      <w:divBdr>
                                        <w:top w:val="none" w:sz="0" w:space="0" w:color="auto"/>
                                        <w:left w:val="none" w:sz="0" w:space="0" w:color="auto"/>
                                        <w:bottom w:val="none" w:sz="0" w:space="0" w:color="auto"/>
                                        <w:right w:val="none" w:sz="0" w:space="0" w:color="auto"/>
                                      </w:divBdr>
                                    </w:div>
                                  </w:divsChild>
                                </w:div>
                                <w:div w:id="243877979">
                                  <w:marLeft w:val="0"/>
                                  <w:marRight w:val="0"/>
                                  <w:marTop w:val="0"/>
                                  <w:marBottom w:val="0"/>
                                  <w:divBdr>
                                    <w:top w:val="none" w:sz="0" w:space="0" w:color="auto"/>
                                    <w:left w:val="none" w:sz="0" w:space="0" w:color="auto"/>
                                    <w:bottom w:val="none" w:sz="0" w:space="0" w:color="auto"/>
                                    <w:right w:val="none" w:sz="0" w:space="0" w:color="auto"/>
                                  </w:divBdr>
                                  <w:divsChild>
                                    <w:div w:id="2103135554">
                                      <w:marLeft w:val="0"/>
                                      <w:marRight w:val="0"/>
                                      <w:marTop w:val="0"/>
                                      <w:marBottom w:val="0"/>
                                      <w:divBdr>
                                        <w:top w:val="none" w:sz="0" w:space="0" w:color="auto"/>
                                        <w:left w:val="none" w:sz="0" w:space="0" w:color="auto"/>
                                        <w:bottom w:val="none" w:sz="0" w:space="0" w:color="auto"/>
                                        <w:right w:val="none" w:sz="0" w:space="0" w:color="auto"/>
                                      </w:divBdr>
                                    </w:div>
                                  </w:divsChild>
                                </w:div>
                                <w:div w:id="975719789">
                                  <w:marLeft w:val="0"/>
                                  <w:marRight w:val="0"/>
                                  <w:marTop w:val="0"/>
                                  <w:marBottom w:val="0"/>
                                  <w:divBdr>
                                    <w:top w:val="none" w:sz="0" w:space="0" w:color="auto"/>
                                    <w:left w:val="none" w:sz="0" w:space="0" w:color="auto"/>
                                    <w:bottom w:val="none" w:sz="0" w:space="0" w:color="auto"/>
                                    <w:right w:val="none" w:sz="0" w:space="0" w:color="auto"/>
                                  </w:divBdr>
                                  <w:divsChild>
                                    <w:div w:id="1538588767">
                                      <w:marLeft w:val="0"/>
                                      <w:marRight w:val="0"/>
                                      <w:marTop w:val="0"/>
                                      <w:marBottom w:val="0"/>
                                      <w:divBdr>
                                        <w:top w:val="none" w:sz="0" w:space="0" w:color="auto"/>
                                        <w:left w:val="none" w:sz="0" w:space="0" w:color="auto"/>
                                        <w:bottom w:val="none" w:sz="0" w:space="0" w:color="auto"/>
                                        <w:right w:val="none" w:sz="0" w:space="0" w:color="auto"/>
                                      </w:divBdr>
                                    </w:div>
                                  </w:divsChild>
                                </w:div>
                                <w:div w:id="1111701535">
                                  <w:marLeft w:val="0"/>
                                  <w:marRight w:val="0"/>
                                  <w:marTop w:val="0"/>
                                  <w:marBottom w:val="0"/>
                                  <w:divBdr>
                                    <w:top w:val="none" w:sz="0" w:space="0" w:color="auto"/>
                                    <w:left w:val="none" w:sz="0" w:space="0" w:color="auto"/>
                                    <w:bottom w:val="none" w:sz="0" w:space="0" w:color="auto"/>
                                    <w:right w:val="none" w:sz="0" w:space="0" w:color="auto"/>
                                  </w:divBdr>
                                  <w:divsChild>
                                    <w:div w:id="1697148901">
                                      <w:marLeft w:val="0"/>
                                      <w:marRight w:val="0"/>
                                      <w:marTop w:val="0"/>
                                      <w:marBottom w:val="0"/>
                                      <w:divBdr>
                                        <w:top w:val="none" w:sz="0" w:space="0" w:color="auto"/>
                                        <w:left w:val="none" w:sz="0" w:space="0" w:color="auto"/>
                                        <w:bottom w:val="none" w:sz="0" w:space="0" w:color="auto"/>
                                        <w:right w:val="none" w:sz="0" w:space="0" w:color="auto"/>
                                      </w:divBdr>
                                    </w:div>
                                  </w:divsChild>
                                </w:div>
                                <w:div w:id="439567650">
                                  <w:marLeft w:val="0"/>
                                  <w:marRight w:val="0"/>
                                  <w:marTop w:val="0"/>
                                  <w:marBottom w:val="0"/>
                                  <w:divBdr>
                                    <w:top w:val="none" w:sz="0" w:space="0" w:color="auto"/>
                                    <w:left w:val="none" w:sz="0" w:space="0" w:color="auto"/>
                                    <w:bottom w:val="none" w:sz="0" w:space="0" w:color="auto"/>
                                    <w:right w:val="none" w:sz="0" w:space="0" w:color="auto"/>
                                  </w:divBdr>
                                  <w:divsChild>
                                    <w:div w:id="604918774">
                                      <w:marLeft w:val="0"/>
                                      <w:marRight w:val="0"/>
                                      <w:marTop w:val="0"/>
                                      <w:marBottom w:val="0"/>
                                      <w:divBdr>
                                        <w:top w:val="none" w:sz="0" w:space="0" w:color="auto"/>
                                        <w:left w:val="none" w:sz="0" w:space="0" w:color="auto"/>
                                        <w:bottom w:val="none" w:sz="0" w:space="0" w:color="auto"/>
                                        <w:right w:val="none" w:sz="0" w:space="0" w:color="auto"/>
                                      </w:divBdr>
                                    </w:div>
                                  </w:divsChild>
                                </w:div>
                                <w:div w:id="2032803455">
                                  <w:marLeft w:val="0"/>
                                  <w:marRight w:val="0"/>
                                  <w:marTop w:val="0"/>
                                  <w:marBottom w:val="0"/>
                                  <w:divBdr>
                                    <w:top w:val="none" w:sz="0" w:space="0" w:color="auto"/>
                                    <w:left w:val="none" w:sz="0" w:space="0" w:color="auto"/>
                                    <w:bottom w:val="none" w:sz="0" w:space="0" w:color="auto"/>
                                    <w:right w:val="none" w:sz="0" w:space="0" w:color="auto"/>
                                  </w:divBdr>
                                  <w:divsChild>
                                    <w:div w:id="1493643384">
                                      <w:marLeft w:val="0"/>
                                      <w:marRight w:val="0"/>
                                      <w:marTop w:val="0"/>
                                      <w:marBottom w:val="0"/>
                                      <w:divBdr>
                                        <w:top w:val="none" w:sz="0" w:space="0" w:color="auto"/>
                                        <w:left w:val="none" w:sz="0" w:space="0" w:color="auto"/>
                                        <w:bottom w:val="none" w:sz="0" w:space="0" w:color="auto"/>
                                        <w:right w:val="none" w:sz="0" w:space="0" w:color="auto"/>
                                      </w:divBdr>
                                    </w:div>
                                  </w:divsChild>
                                </w:div>
                                <w:div w:id="1128859288">
                                  <w:marLeft w:val="0"/>
                                  <w:marRight w:val="0"/>
                                  <w:marTop w:val="0"/>
                                  <w:marBottom w:val="0"/>
                                  <w:divBdr>
                                    <w:top w:val="none" w:sz="0" w:space="0" w:color="auto"/>
                                    <w:left w:val="none" w:sz="0" w:space="0" w:color="auto"/>
                                    <w:bottom w:val="none" w:sz="0" w:space="0" w:color="auto"/>
                                    <w:right w:val="none" w:sz="0" w:space="0" w:color="auto"/>
                                  </w:divBdr>
                                  <w:divsChild>
                                    <w:div w:id="18993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5102986">
          <w:marLeft w:val="0"/>
          <w:marRight w:val="0"/>
          <w:marTop w:val="0"/>
          <w:marBottom w:val="0"/>
          <w:divBdr>
            <w:top w:val="none" w:sz="0" w:space="0" w:color="auto"/>
            <w:left w:val="none" w:sz="0" w:space="0" w:color="auto"/>
            <w:bottom w:val="none" w:sz="0" w:space="0" w:color="auto"/>
            <w:right w:val="none" w:sz="0" w:space="0" w:color="auto"/>
          </w:divBdr>
          <w:divsChild>
            <w:div w:id="334578170">
              <w:marLeft w:val="-225"/>
              <w:marRight w:val="-225"/>
              <w:marTop w:val="0"/>
              <w:marBottom w:val="0"/>
              <w:divBdr>
                <w:top w:val="none" w:sz="0" w:space="0" w:color="auto"/>
                <w:left w:val="none" w:sz="0" w:space="0" w:color="auto"/>
                <w:bottom w:val="none" w:sz="0" w:space="0" w:color="auto"/>
                <w:right w:val="none" w:sz="0" w:space="0" w:color="auto"/>
              </w:divBdr>
              <w:divsChild>
                <w:div w:id="471337455">
                  <w:marLeft w:val="0"/>
                  <w:marRight w:val="0"/>
                  <w:marTop w:val="0"/>
                  <w:marBottom w:val="0"/>
                  <w:divBdr>
                    <w:top w:val="none" w:sz="0" w:space="0" w:color="auto"/>
                    <w:left w:val="none" w:sz="0" w:space="0" w:color="auto"/>
                    <w:bottom w:val="none" w:sz="0" w:space="0" w:color="auto"/>
                    <w:right w:val="none" w:sz="0" w:space="0" w:color="auto"/>
                  </w:divBdr>
                  <w:divsChild>
                    <w:div w:id="388963601">
                      <w:marLeft w:val="0"/>
                      <w:marRight w:val="0"/>
                      <w:marTop w:val="0"/>
                      <w:marBottom w:val="0"/>
                      <w:divBdr>
                        <w:top w:val="none" w:sz="0" w:space="0" w:color="auto"/>
                        <w:left w:val="none" w:sz="0" w:space="0" w:color="auto"/>
                        <w:bottom w:val="none" w:sz="0" w:space="0" w:color="auto"/>
                        <w:right w:val="none" w:sz="0" w:space="0" w:color="auto"/>
                      </w:divBdr>
                      <w:divsChild>
                        <w:div w:id="194512884">
                          <w:marLeft w:val="0"/>
                          <w:marRight w:val="0"/>
                          <w:marTop w:val="0"/>
                          <w:marBottom w:val="0"/>
                          <w:divBdr>
                            <w:top w:val="none" w:sz="0" w:space="0" w:color="auto"/>
                            <w:left w:val="none" w:sz="0" w:space="0" w:color="auto"/>
                            <w:bottom w:val="none" w:sz="0" w:space="0" w:color="auto"/>
                            <w:right w:val="none" w:sz="0" w:space="0" w:color="auto"/>
                          </w:divBdr>
                          <w:divsChild>
                            <w:div w:id="1451435296">
                              <w:marLeft w:val="0"/>
                              <w:marRight w:val="0"/>
                              <w:marTop w:val="0"/>
                              <w:marBottom w:val="0"/>
                              <w:divBdr>
                                <w:top w:val="none" w:sz="0" w:space="0" w:color="auto"/>
                                <w:left w:val="none" w:sz="0" w:space="0" w:color="auto"/>
                                <w:bottom w:val="none" w:sz="0" w:space="0" w:color="auto"/>
                                <w:right w:val="none" w:sz="0" w:space="0" w:color="auto"/>
                              </w:divBdr>
                              <w:divsChild>
                                <w:div w:id="1416515462">
                                  <w:marLeft w:val="0"/>
                                  <w:marRight w:val="0"/>
                                  <w:marTop w:val="0"/>
                                  <w:marBottom w:val="0"/>
                                  <w:divBdr>
                                    <w:top w:val="none" w:sz="0" w:space="0" w:color="auto"/>
                                    <w:left w:val="none" w:sz="0" w:space="0" w:color="auto"/>
                                    <w:bottom w:val="none" w:sz="0" w:space="0" w:color="auto"/>
                                    <w:right w:val="none" w:sz="0" w:space="0" w:color="auto"/>
                                  </w:divBdr>
                                  <w:divsChild>
                                    <w:div w:id="1562668609">
                                      <w:marLeft w:val="0"/>
                                      <w:marRight w:val="0"/>
                                      <w:marTop w:val="0"/>
                                      <w:marBottom w:val="0"/>
                                      <w:divBdr>
                                        <w:top w:val="none" w:sz="0" w:space="0" w:color="auto"/>
                                        <w:left w:val="none" w:sz="0" w:space="0" w:color="auto"/>
                                        <w:bottom w:val="none" w:sz="0" w:space="0" w:color="auto"/>
                                        <w:right w:val="none" w:sz="0" w:space="0" w:color="auto"/>
                                      </w:divBdr>
                                      <w:divsChild>
                                        <w:div w:id="2099210670">
                                          <w:marLeft w:val="0"/>
                                          <w:marRight w:val="0"/>
                                          <w:marTop w:val="0"/>
                                          <w:marBottom w:val="0"/>
                                          <w:divBdr>
                                            <w:top w:val="none" w:sz="0" w:space="0" w:color="auto"/>
                                            <w:left w:val="none" w:sz="0" w:space="0" w:color="auto"/>
                                            <w:bottom w:val="none" w:sz="0" w:space="0" w:color="auto"/>
                                            <w:right w:val="none" w:sz="0" w:space="0" w:color="auto"/>
                                          </w:divBdr>
                                          <w:divsChild>
                                            <w:div w:id="19524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465870">
                              <w:marLeft w:val="0"/>
                              <w:marRight w:val="0"/>
                              <w:marTop w:val="0"/>
                              <w:marBottom w:val="0"/>
                              <w:divBdr>
                                <w:top w:val="none" w:sz="0" w:space="0" w:color="auto"/>
                                <w:left w:val="none" w:sz="0" w:space="0" w:color="auto"/>
                                <w:bottom w:val="none" w:sz="0" w:space="0" w:color="auto"/>
                                <w:right w:val="none" w:sz="0" w:space="0" w:color="auto"/>
                              </w:divBdr>
                            </w:div>
                          </w:divsChild>
                        </w:div>
                        <w:div w:id="1872374737">
                          <w:marLeft w:val="0"/>
                          <w:marRight w:val="0"/>
                          <w:marTop w:val="0"/>
                          <w:marBottom w:val="0"/>
                          <w:divBdr>
                            <w:top w:val="none" w:sz="0" w:space="0" w:color="auto"/>
                            <w:left w:val="none" w:sz="0" w:space="0" w:color="auto"/>
                            <w:bottom w:val="none" w:sz="0" w:space="0" w:color="auto"/>
                            <w:right w:val="none" w:sz="0" w:space="0" w:color="auto"/>
                          </w:divBdr>
                          <w:divsChild>
                            <w:div w:id="1302423579">
                              <w:marLeft w:val="0"/>
                              <w:marRight w:val="0"/>
                              <w:marTop w:val="0"/>
                              <w:marBottom w:val="0"/>
                              <w:divBdr>
                                <w:top w:val="none" w:sz="0" w:space="0" w:color="auto"/>
                                <w:left w:val="none" w:sz="0" w:space="0" w:color="auto"/>
                                <w:bottom w:val="none" w:sz="0" w:space="0" w:color="auto"/>
                                <w:right w:val="none" w:sz="0" w:space="0" w:color="auto"/>
                              </w:divBdr>
                              <w:divsChild>
                                <w:div w:id="1615863155">
                                  <w:marLeft w:val="0"/>
                                  <w:marRight w:val="0"/>
                                  <w:marTop w:val="0"/>
                                  <w:marBottom w:val="0"/>
                                  <w:divBdr>
                                    <w:top w:val="none" w:sz="0" w:space="0" w:color="auto"/>
                                    <w:left w:val="none" w:sz="0" w:space="0" w:color="auto"/>
                                    <w:bottom w:val="none" w:sz="0" w:space="0" w:color="auto"/>
                                    <w:right w:val="none" w:sz="0" w:space="0" w:color="auto"/>
                                  </w:divBdr>
                                  <w:divsChild>
                                    <w:div w:id="937755918">
                                      <w:marLeft w:val="0"/>
                                      <w:marRight w:val="0"/>
                                      <w:marTop w:val="0"/>
                                      <w:marBottom w:val="0"/>
                                      <w:divBdr>
                                        <w:top w:val="none" w:sz="0" w:space="0" w:color="auto"/>
                                        <w:left w:val="none" w:sz="0" w:space="0" w:color="auto"/>
                                        <w:bottom w:val="none" w:sz="0" w:space="0" w:color="auto"/>
                                        <w:right w:val="none" w:sz="0" w:space="0" w:color="auto"/>
                                      </w:divBdr>
                                    </w:div>
                                  </w:divsChild>
                                </w:div>
                                <w:div w:id="497156225">
                                  <w:marLeft w:val="0"/>
                                  <w:marRight w:val="0"/>
                                  <w:marTop w:val="0"/>
                                  <w:marBottom w:val="0"/>
                                  <w:divBdr>
                                    <w:top w:val="none" w:sz="0" w:space="0" w:color="auto"/>
                                    <w:left w:val="none" w:sz="0" w:space="0" w:color="auto"/>
                                    <w:bottom w:val="none" w:sz="0" w:space="0" w:color="auto"/>
                                    <w:right w:val="none" w:sz="0" w:space="0" w:color="auto"/>
                                  </w:divBdr>
                                  <w:divsChild>
                                    <w:div w:id="1617977692">
                                      <w:marLeft w:val="0"/>
                                      <w:marRight w:val="0"/>
                                      <w:marTop w:val="0"/>
                                      <w:marBottom w:val="0"/>
                                      <w:divBdr>
                                        <w:top w:val="none" w:sz="0" w:space="0" w:color="auto"/>
                                        <w:left w:val="none" w:sz="0" w:space="0" w:color="auto"/>
                                        <w:bottom w:val="none" w:sz="0" w:space="0" w:color="auto"/>
                                        <w:right w:val="none" w:sz="0" w:space="0" w:color="auto"/>
                                      </w:divBdr>
                                    </w:div>
                                  </w:divsChild>
                                </w:div>
                                <w:div w:id="2111967926">
                                  <w:marLeft w:val="0"/>
                                  <w:marRight w:val="0"/>
                                  <w:marTop w:val="0"/>
                                  <w:marBottom w:val="0"/>
                                  <w:divBdr>
                                    <w:top w:val="none" w:sz="0" w:space="0" w:color="auto"/>
                                    <w:left w:val="none" w:sz="0" w:space="0" w:color="auto"/>
                                    <w:bottom w:val="none" w:sz="0" w:space="0" w:color="auto"/>
                                    <w:right w:val="none" w:sz="0" w:space="0" w:color="auto"/>
                                  </w:divBdr>
                                  <w:divsChild>
                                    <w:div w:id="182566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12256">
          <w:marLeft w:val="0"/>
          <w:marRight w:val="0"/>
          <w:marTop w:val="0"/>
          <w:marBottom w:val="0"/>
          <w:divBdr>
            <w:top w:val="none" w:sz="0" w:space="0" w:color="auto"/>
            <w:left w:val="none" w:sz="0" w:space="0" w:color="auto"/>
            <w:bottom w:val="none" w:sz="0" w:space="0" w:color="auto"/>
            <w:right w:val="none" w:sz="0" w:space="0" w:color="auto"/>
          </w:divBdr>
          <w:divsChild>
            <w:div w:id="2109616495">
              <w:marLeft w:val="-225"/>
              <w:marRight w:val="-225"/>
              <w:marTop w:val="0"/>
              <w:marBottom w:val="0"/>
              <w:divBdr>
                <w:top w:val="none" w:sz="0" w:space="0" w:color="auto"/>
                <w:left w:val="none" w:sz="0" w:space="0" w:color="auto"/>
                <w:bottom w:val="none" w:sz="0" w:space="0" w:color="auto"/>
                <w:right w:val="none" w:sz="0" w:space="0" w:color="auto"/>
              </w:divBdr>
              <w:divsChild>
                <w:div w:id="108202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42295">
          <w:marLeft w:val="0"/>
          <w:marRight w:val="0"/>
          <w:marTop w:val="0"/>
          <w:marBottom w:val="0"/>
          <w:divBdr>
            <w:top w:val="none" w:sz="0" w:space="0" w:color="auto"/>
            <w:left w:val="none" w:sz="0" w:space="0" w:color="auto"/>
            <w:bottom w:val="none" w:sz="0" w:space="0" w:color="auto"/>
            <w:right w:val="none" w:sz="0" w:space="0" w:color="auto"/>
          </w:divBdr>
          <w:divsChild>
            <w:div w:id="123277093">
              <w:marLeft w:val="-225"/>
              <w:marRight w:val="-225"/>
              <w:marTop w:val="0"/>
              <w:marBottom w:val="0"/>
              <w:divBdr>
                <w:top w:val="none" w:sz="0" w:space="0" w:color="auto"/>
                <w:left w:val="none" w:sz="0" w:space="0" w:color="auto"/>
                <w:bottom w:val="none" w:sz="0" w:space="0" w:color="auto"/>
                <w:right w:val="none" w:sz="0" w:space="0" w:color="auto"/>
              </w:divBdr>
              <w:divsChild>
                <w:div w:id="213546282">
                  <w:marLeft w:val="0"/>
                  <w:marRight w:val="0"/>
                  <w:marTop w:val="0"/>
                  <w:marBottom w:val="0"/>
                  <w:divBdr>
                    <w:top w:val="none" w:sz="0" w:space="0" w:color="auto"/>
                    <w:left w:val="none" w:sz="0" w:space="0" w:color="auto"/>
                    <w:bottom w:val="none" w:sz="0" w:space="0" w:color="auto"/>
                    <w:right w:val="none" w:sz="0" w:space="0" w:color="auto"/>
                  </w:divBdr>
                  <w:divsChild>
                    <w:div w:id="276958693">
                      <w:marLeft w:val="0"/>
                      <w:marRight w:val="0"/>
                      <w:marTop w:val="0"/>
                      <w:marBottom w:val="0"/>
                      <w:divBdr>
                        <w:top w:val="none" w:sz="0" w:space="0" w:color="auto"/>
                        <w:left w:val="none" w:sz="0" w:space="0" w:color="auto"/>
                        <w:bottom w:val="none" w:sz="0" w:space="0" w:color="auto"/>
                        <w:right w:val="none" w:sz="0" w:space="0" w:color="auto"/>
                      </w:divBdr>
                      <w:divsChild>
                        <w:div w:id="46924631">
                          <w:marLeft w:val="0"/>
                          <w:marRight w:val="0"/>
                          <w:marTop w:val="0"/>
                          <w:marBottom w:val="0"/>
                          <w:divBdr>
                            <w:top w:val="none" w:sz="0" w:space="0" w:color="auto"/>
                            <w:left w:val="none" w:sz="0" w:space="0" w:color="auto"/>
                            <w:bottom w:val="none" w:sz="0" w:space="0" w:color="auto"/>
                            <w:right w:val="none" w:sz="0" w:space="0" w:color="auto"/>
                          </w:divBdr>
                          <w:divsChild>
                            <w:div w:id="787773039">
                              <w:marLeft w:val="0"/>
                              <w:marRight w:val="0"/>
                              <w:marTop w:val="0"/>
                              <w:marBottom w:val="0"/>
                              <w:divBdr>
                                <w:top w:val="none" w:sz="0" w:space="0" w:color="auto"/>
                                <w:left w:val="none" w:sz="0" w:space="0" w:color="auto"/>
                                <w:bottom w:val="none" w:sz="0" w:space="0" w:color="auto"/>
                                <w:right w:val="none" w:sz="0" w:space="0" w:color="auto"/>
                              </w:divBdr>
                              <w:divsChild>
                                <w:div w:id="74860707">
                                  <w:marLeft w:val="0"/>
                                  <w:marRight w:val="0"/>
                                  <w:marTop w:val="0"/>
                                  <w:marBottom w:val="0"/>
                                  <w:divBdr>
                                    <w:top w:val="none" w:sz="0" w:space="0" w:color="auto"/>
                                    <w:left w:val="none" w:sz="0" w:space="0" w:color="auto"/>
                                    <w:bottom w:val="none" w:sz="0" w:space="0" w:color="auto"/>
                                    <w:right w:val="none" w:sz="0" w:space="0" w:color="auto"/>
                                  </w:divBdr>
                                  <w:divsChild>
                                    <w:div w:id="1712533824">
                                      <w:marLeft w:val="0"/>
                                      <w:marRight w:val="0"/>
                                      <w:marTop w:val="0"/>
                                      <w:marBottom w:val="0"/>
                                      <w:divBdr>
                                        <w:top w:val="none" w:sz="0" w:space="0" w:color="auto"/>
                                        <w:left w:val="none" w:sz="0" w:space="0" w:color="auto"/>
                                        <w:bottom w:val="none" w:sz="0" w:space="0" w:color="auto"/>
                                        <w:right w:val="none" w:sz="0" w:space="0" w:color="auto"/>
                                      </w:divBdr>
                                      <w:divsChild>
                                        <w:div w:id="1311909349">
                                          <w:marLeft w:val="0"/>
                                          <w:marRight w:val="0"/>
                                          <w:marTop w:val="0"/>
                                          <w:marBottom w:val="0"/>
                                          <w:divBdr>
                                            <w:top w:val="none" w:sz="0" w:space="0" w:color="auto"/>
                                            <w:left w:val="none" w:sz="0" w:space="0" w:color="auto"/>
                                            <w:bottom w:val="none" w:sz="0" w:space="0" w:color="auto"/>
                                            <w:right w:val="none" w:sz="0" w:space="0" w:color="auto"/>
                                          </w:divBdr>
                                          <w:divsChild>
                                            <w:div w:id="104826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099176">
                              <w:marLeft w:val="0"/>
                              <w:marRight w:val="0"/>
                              <w:marTop w:val="0"/>
                              <w:marBottom w:val="0"/>
                              <w:divBdr>
                                <w:top w:val="none" w:sz="0" w:space="0" w:color="auto"/>
                                <w:left w:val="none" w:sz="0" w:space="0" w:color="auto"/>
                                <w:bottom w:val="none" w:sz="0" w:space="0" w:color="auto"/>
                                <w:right w:val="none" w:sz="0" w:space="0" w:color="auto"/>
                              </w:divBdr>
                            </w:div>
                          </w:divsChild>
                        </w:div>
                        <w:div w:id="1042289055">
                          <w:marLeft w:val="0"/>
                          <w:marRight w:val="0"/>
                          <w:marTop w:val="0"/>
                          <w:marBottom w:val="0"/>
                          <w:divBdr>
                            <w:top w:val="none" w:sz="0" w:space="0" w:color="auto"/>
                            <w:left w:val="none" w:sz="0" w:space="0" w:color="auto"/>
                            <w:bottom w:val="none" w:sz="0" w:space="0" w:color="auto"/>
                            <w:right w:val="none" w:sz="0" w:space="0" w:color="auto"/>
                          </w:divBdr>
                          <w:divsChild>
                            <w:div w:id="449520958">
                              <w:marLeft w:val="0"/>
                              <w:marRight w:val="0"/>
                              <w:marTop w:val="0"/>
                              <w:marBottom w:val="0"/>
                              <w:divBdr>
                                <w:top w:val="none" w:sz="0" w:space="0" w:color="auto"/>
                                <w:left w:val="none" w:sz="0" w:space="0" w:color="auto"/>
                                <w:bottom w:val="none" w:sz="0" w:space="0" w:color="auto"/>
                                <w:right w:val="none" w:sz="0" w:space="0" w:color="auto"/>
                              </w:divBdr>
                              <w:divsChild>
                                <w:div w:id="1813788002">
                                  <w:marLeft w:val="0"/>
                                  <w:marRight w:val="0"/>
                                  <w:marTop w:val="0"/>
                                  <w:marBottom w:val="0"/>
                                  <w:divBdr>
                                    <w:top w:val="none" w:sz="0" w:space="0" w:color="auto"/>
                                    <w:left w:val="none" w:sz="0" w:space="0" w:color="auto"/>
                                    <w:bottom w:val="none" w:sz="0" w:space="0" w:color="auto"/>
                                    <w:right w:val="none" w:sz="0" w:space="0" w:color="auto"/>
                                  </w:divBdr>
                                  <w:divsChild>
                                    <w:div w:id="813526570">
                                      <w:marLeft w:val="0"/>
                                      <w:marRight w:val="0"/>
                                      <w:marTop w:val="0"/>
                                      <w:marBottom w:val="0"/>
                                      <w:divBdr>
                                        <w:top w:val="none" w:sz="0" w:space="0" w:color="auto"/>
                                        <w:left w:val="none" w:sz="0" w:space="0" w:color="auto"/>
                                        <w:bottom w:val="none" w:sz="0" w:space="0" w:color="auto"/>
                                        <w:right w:val="none" w:sz="0" w:space="0" w:color="auto"/>
                                      </w:divBdr>
                                    </w:div>
                                  </w:divsChild>
                                </w:div>
                                <w:div w:id="1946888463">
                                  <w:marLeft w:val="0"/>
                                  <w:marRight w:val="0"/>
                                  <w:marTop w:val="0"/>
                                  <w:marBottom w:val="0"/>
                                  <w:divBdr>
                                    <w:top w:val="none" w:sz="0" w:space="0" w:color="auto"/>
                                    <w:left w:val="none" w:sz="0" w:space="0" w:color="auto"/>
                                    <w:bottom w:val="none" w:sz="0" w:space="0" w:color="auto"/>
                                    <w:right w:val="none" w:sz="0" w:space="0" w:color="auto"/>
                                  </w:divBdr>
                                  <w:divsChild>
                                    <w:div w:id="2125809295">
                                      <w:marLeft w:val="0"/>
                                      <w:marRight w:val="0"/>
                                      <w:marTop w:val="0"/>
                                      <w:marBottom w:val="0"/>
                                      <w:divBdr>
                                        <w:top w:val="none" w:sz="0" w:space="0" w:color="auto"/>
                                        <w:left w:val="none" w:sz="0" w:space="0" w:color="auto"/>
                                        <w:bottom w:val="none" w:sz="0" w:space="0" w:color="auto"/>
                                        <w:right w:val="none" w:sz="0" w:space="0" w:color="auto"/>
                                      </w:divBdr>
                                    </w:div>
                                  </w:divsChild>
                                </w:div>
                                <w:div w:id="1574657822">
                                  <w:marLeft w:val="0"/>
                                  <w:marRight w:val="0"/>
                                  <w:marTop w:val="0"/>
                                  <w:marBottom w:val="0"/>
                                  <w:divBdr>
                                    <w:top w:val="none" w:sz="0" w:space="0" w:color="auto"/>
                                    <w:left w:val="none" w:sz="0" w:space="0" w:color="auto"/>
                                    <w:bottom w:val="none" w:sz="0" w:space="0" w:color="auto"/>
                                    <w:right w:val="none" w:sz="0" w:space="0" w:color="auto"/>
                                  </w:divBdr>
                                  <w:divsChild>
                                    <w:div w:id="114990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5145126">
          <w:marLeft w:val="0"/>
          <w:marRight w:val="0"/>
          <w:marTop w:val="0"/>
          <w:marBottom w:val="0"/>
          <w:divBdr>
            <w:top w:val="none" w:sz="0" w:space="0" w:color="auto"/>
            <w:left w:val="none" w:sz="0" w:space="0" w:color="auto"/>
            <w:bottom w:val="none" w:sz="0" w:space="0" w:color="auto"/>
            <w:right w:val="none" w:sz="0" w:space="0" w:color="auto"/>
          </w:divBdr>
          <w:divsChild>
            <w:div w:id="1638728046">
              <w:marLeft w:val="0"/>
              <w:marRight w:val="0"/>
              <w:marTop w:val="0"/>
              <w:marBottom w:val="0"/>
              <w:divBdr>
                <w:top w:val="none" w:sz="0" w:space="0" w:color="auto"/>
                <w:left w:val="none" w:sz="0" w:space="0" w:color="auto"/>
                <w:bottom w:val="none" w:sz="0" w:space="0" w:color="auto"/>
                <w:right w:val="none" w:sz="0" w:space="0" w:color="auto"/>
              </w:divBdr>
              <w:divsChild>
                <w:div w:id="1443498020">
                  <w:marLeft w:val="0"/>
                  <w:marRight w:val="0"/>
                  <w:marTop w:val="0"/>
                  <w:marBottom w:val="0"/>
                  <w:divBdr>
                    <w:top w:val="none" w:sz="0" w:space="0" w:color="auto"/>
                    <w:left w:val="none" w:sz="0" w:space="0" w:color="auto"/>
                    <w:bottom w:val="none" w:sz="0" w:space="0" w:color="auto"/>
                    <w:right w:val="none" w:sz="0" w:space="0" w:color="auto"/>
                  </w:divBdr>
                  <w:divsChild>
                    <w:div w:id="1452479128">
                      <w:marLeft w:val="0"/>
                      <w:marRight w:val="0"/>
                      <w:marTop w:val="0"/>
                      <w:marBottom w:val="0"/>
                      <w:divBdr>
                        <w:top w:val="none" w:sz="0" w:space="0" w:color="auto"/>
                        <w:left w:val="none" w:sz="0" w:space="0" w:color="auto"/>
                        <w:bottom w:val="none" w:sz="0" w:space="0" w:color="auto"/>
                        <w:right w:val="none" w:sz="0" w:space="0" w:color="auto"/>
                      </w:divBdr>
                      <w:divsChild>
                        <w:div w:id="1316647429">
                          <w:marLeft w:val="0"/>
                          <w:marRight w:val="0"/>
                          <w:marTop w:val="0"/>
                          <w:marBottom w:val="0"/>
                          <w:divBdr>
                            <w:top w:val="none" w:sz="0" w:space="0" w:color="auto"/>
                            <w:left w:val="none" w:sz="0" w:space="0" w:color="auto"/>
                            <w:bottom w:val="none" w:sz="0" w:space="0" w:color="auto"/>
                            <w:right w:val="none" w:sz="0" w:space="0" w:color="auto"/>
                          </w:divBdr>
                          <w:divsChild>
                            <w:div w:id="764763742">
                              <w:marLeft w:val="0"/>
                              <w:marRight w:val="0"/>
                              <w:marTop w:val="0"/>
                              <w:marBottom w:val="0"/>
                              <w:divBdr>
                                <w:top w:val="none" w:sz="0" w:space="0" w:color="auto"/>
                                <w:left w:val="none" w:sz="0" w:space="0" w:color="auto"/>
                                <w:bottom w:val="none" w:sz="0" w:space="0" w:color="auto"/>
                                <w:right w:val="none" w:sz="0" w:space="0" w:color="auto"/>
                              </w:divBdr>
                              <w:divsChild>
                                <w:div w:id="5903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215760">
                  <w:marLeft w:val="0"/>
                  <w:marRight w:val="0"/>
                  <w:marTop w:val="0"/>
                  <w:marBottom w:val="0"/>
                  <w:divBdr>
                    <w:top w:val="none" w:sz="0" w:space="0" w:color="auto"/>
                    <w:left w:val="none" w:sz="0" w:space="0" w:color="auto"/>
                    <w:bottom w:val="none" w:sz="0" w:space="0" w:color="auto"/>
                    <w:right w:val="none" w:sz="0" w:space="0" w:color="auto"/>
                  </w:divBdr>
                </w:div>
              </w:divsChild>
            </w:div>
            <w:div w:id="1884517391">
              <w:marLeft w:val="0"/>
              <w:marRight w:val="0"/>
              <w:marTop w:val="0"/>
              <w:marBottom w:val="0"/>
              <w:divBdr>
                <w:top w:val="none" w:sz="0" w:space="0" w:color="auto"/>
                <w:left w:val="none" w:sz="0" w:space="0" w:color="auto"/>
                <w:bottom w:val="none" w:sz="0" w:space="0" w:color="auto"/>
                <w:right w:val="none" w:sz="0" w:space="0" w:color="auto"/>
              </w:divBdr>
              <w:divsChild>
                <w:div w:id="364060427">
                  <w:marLeft w:val="0"/>
                  <w:marRight w:val="0"/>
                  <w:marTop w:val="0"/>
                  <w:marBottom w:val="0"/>
                  <w:divBdr>
                    <w:top w:val="none" w:sz="0" w:space="0" w:color="auto"/>
                    <w:left w:val="none" w:sz="0" w:space="0" w:color="auto"/>
                    <w:bottom w:val="none" w:sz="0" w:space="0" w:color="auto"/>
                    <w:right w:val="none" w:sz="0" w:space="0" w:color="auto"/>
                  </w:divBdr>
                  <w:divsChild>
                    <w:div w:id="871192328">
                      <w:marLeft w:val="0"/>
                      <w:marRight w:val="0"/>
                      <w:marTop w:val="0"/>
                      <w:marBottom w:val="0"/>
                      <w:divBdr>
                        <w:top w:val="none" w:sz="0" w:space="0" w:color="auto"/>
                        <w:left w:val="none" w:sz="0" w:space="0" w:color="auto"/>
                        <w:bottom w:val="none" w:sz="0" w:space="0" w:color="auto"/>
                        <w:right w:val="none" w:sz="0" w:space="0" w:color="auto"/>
                      </w:divBdr>
                      <w:divsChild>
                        <w:div w:id="1447037524">
                          <w:marLeft w:val="0"/>
                          <w:marRight w:val="0"/>
                          <w:marTop w:val="0"/>
                          <w:marBottom w:val="0"/>
                          <w:divBdr>
                            <w:top w:val="none" w:sz="0" w:space="0" w:color="auto"/>
                            <w:left w:val="none" w:sz="0" w:space="0" w:color="auto"/>
                            <w:bottom w:val="none" w:sz="0" w:space="0" w:color="auto"/>
                            <w:right w:val="none" w:sz="0" w:space="0" w:color="auto"/>
                          </w:divBdr>
                        </w:div>
                      </w:divsChild>
                    </w:div>
                    <w:div w:id="1104349981">
                      <w:marLeft w:val="0"/>
                      <w:marRight w:val="0"/>
                      <w:marTop w:val="0"/>
                      <w:marBottom w:val="0"/>
                      <w:divBdr>
                        <w:top w:val="none" w:sz="0" w:space="0" w:color="auto"/>
                        <w:left w:val="none" w:sz="0" w:space="0" w:color="auto"/>
                        <w:bottom w:val="none" w:sz="0" w:space="0" w:color="auto"/>
                        <w:right w:val="none" w:sz="0" w:space="0" w:color="auto"/>
                      </w:divBdr>
                      <w:divsChild>
                        <w:div w:id="1745178604">
                          <w:marLeft w:val="0"/>
                          <w:marRight w:val="0"/>
                          <w:marTop w:val="0"/>
                          <w:marBottom w:val="0"/>
                          <w:divBdr>
                            <w:top w:val="none" w:sz="0" w:space="0" w:color="auto"/>
                            <w:left w:val="none" w:sz="0" w:space="0" w:color="auto"/>
                            <w:bottom w:val="none" w:sz="0" w:space="0" w:color="auto"/>
                            <w:right w:val="none" w:sz="0" w:space="0" w:color="auto"/>
                          </w:divBdr>
                        </w:div>
                      </w:divsChild>
                    </w:div>
                    <w:div w:id="679309592">
                      <w:marLeft w:val="0"/>
                      <w:marRight w:val="0"/>
                      <w:marTop w:val="0"/>
                      <w:marBottom w:val="0"/>
                      <w:divBdr>
                        <w:top w:val="none" w:sz="0" w:space="0" w:color="auto"/>
                        <w:left w:val="none" w:sz="0" w:space="0" w:color="auto"/>
                        <w:bottom w:val="none" w:sz="0" w:space="0" w:color="auto"/>
                        <w:right w:val="none" w:sz="0" w:space="0" w:color="auto"/>
                      </w:divBdr>
                      <w:divsChild>
                        <w:div w:id="1722441726">
                          <w:marLeft w:val="0"/>
                          <w:marRight w:val="0"/>
                          <w:marTop w:val="0"/>
                          <w:marBottom w:val="0"/>
                          <w:divBdr>
                            <w:top w:val="none" w:sz="0" w:space="0" w:color="auto"/>
                            <w:left w:val="none" w:sz="0" w:space="0" w:color="auto"/>
                            <w:bottom w:val="none" w:sz="0" w:space="0" w:color="auto"/>
                            <w:right w:val="none" w:sz="0" w:space="0" w:color="auto"/>
                          </w:divBdr>
                        </w:div>
                      </w:divsChild>
                    </w:div>
                    <w:div w:id="1739553780">
                      <w:marLeft w:val="0"/>
                      <w:marRight w:val="0"/>
                      <w:marTop w:val="0"/>
                      <w:marBottom w:val="0"/>
                      <w:divBdr>
                        <w:top w:val="none" w:sz="0" w:space="0" w:color="auto"/>
                        <w:left w:val="none" w:sz="0" w:space="0" w:color="auto"/>
                        <w:bottom w:val="none" w:sz="0" w:space="0" w:color="auto"/>
                        <w:right w:val="none" w:sz="0" w:space="0" w:color="auto"/>
                      </w:divBdr>
                      <w:divsChild>
                        <w:div w:id="1351419640">
                          <w:marLeft w:val="0"/>
                          <w:marRight w:val="0"/>
                          <w:marTop w:val="0"/>
                          <w:marBottom w:val="0"/>
                          <w:divBdr>
                            <w:top w:val="none" w:sz="0" w:space="0" w:color="auto"/>
                            <w:left w:val="none" w:sz="0" w:space="0" w:color="auto"/>
                            <w:bottom w:val="none" w:sz="0" w:space="0" w:color="auto"/>
                            <w:right w:val="none" w:sz="0" w:space="0" w:color="auto"/>
                          </w:divBdr>
                        </w:div>
                      </w:divsChild>
                    </w:div>
                    <w:div w:id="1406565071">
                      <w:marLeft w:val="0"/>
                      <w:marRight w:val="0"/>
                      <w:marTop w:val="0"/>
                      <w:marBottom w:val="0"/>
                      <w:divBdr>
                        <w:top w:val="none" w:sz="0" w:space="0" w:color="auto"/>
                        <w:left w:val="none" w:sz="0" w:space="0" w:color="auto"/>
                        <w:bottom w:val="none" w:sz="0" w:space="0" w:color="auto"/>
                        <w:right w:val="none" w:sz="0" w:space="0" w:color="auto"/>
                      </w:divBdr>
                      <w:divsChild>
                        <w:div w:id="2064526194">
                          <w:marLeft w:val="0"/>
                          <w:marRight w:val="0"/>
                          <w:marTop w:val="0"/>
                          <w:marBottom w:val="0"/>
                          <w:divBdr>
                            <w:top w:val="none" w:sz="0" w:space="0" w:color="auto"/>
                            <w:left w:val="none" w:sz="0" w:space="0" w:color="auto"/>
                            <w:bottom w:val="none" w:sz="0" w:space="0" w:color="auto"/>
                            <w:right w:val="none" w:sz="0" w:space="0" w:color="auto"/>
                          </w:divBdr>
                        </w:div>
                      </w:divsChild>
                    </w:div>
                    <w:div w:id="2021155590">
                      <w:marLeft w:val="0"/>
                      <w:marRight w:val="0"/>
                      <w:marTop w:val="0"/>
                      <w:marBottom w:val="0"/>
                      <w:divBdr>
                        <w:top w:val="none" w:sz="0" w:space="0" w:color="auto"/>
                        <w:left w:val="none" w:sz="0" w:space="0" w:color="auto"/>
                        <w:bottom w:val="none" w:sz="0" w:space="0" w:color="auto"/>
                        <w:right w:val="none" w:sz="0" w:space="0" w:color="auto"/>
                      </w:divBdr>
                      <w:divsChild>
                        <w:div w:id="710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720198">
          <w:marLeft w:val="0"/>
          <w:marRight w:val="0"/>
          <w:marTop w:val="0"/>
          <w:marBottom w:val="0"/>
          <w:divBdr>
            <w:top w:val="none" w:sz="0" w:space="0" w:color="auto"/>
            <w:left w:val="none" w:sz="0" w:space="0" w:color="auto"/>
            <w:bottom w:val="none" w:sz="0" w:space="0" w:color="auto"/>
            <w:right w:val="none" w:sz="0" w:space="0" w:color="auto"/>
          </w:divBdr>
          <w:divsChild>
            <w:div w:id="1688288775">
              <w:marLeft w:val="-225"/>
              <w:marRight w:val="-225"/>
              <w:marTop w:val="0"/>
              <w:marBottom w:val="0"/>
              <w:divBdr>
                <w:top w:val="none" w:sz="0" w:space="0" w:color="auto"/>
                <w:left w:val="none" w:sz="0" w:space="0" w:color="auto"/>
                <w:bottom w:val="none" w:sz="0" w:space="0" w:color="auto"/>
                <w:right w:val="none" w:sz="0" w:space="0" w:color="auto"/>
              </w:divBdr>
              <w:divsChild>
                <w:div w:id="248656602">
                  <w:marLeft w:val="0"/>
                  <w:marRight w:val="0"/>
                  <w:marTop w:val="0"/>
                  <w:marBottom w:val="0"/>
                  <w:divBdr>
                    <w:top w:val="none" w:sz="0" w:space="0" w:color="auto"/>
                    <w:left w:val="none" w:sz="0" w:space="0" w:color="auto"/>
                    <w:bottom w:val="none" w:sz="0" w:space="0" w:color="auto"/>
                    <w:right w:val="none" w:sz="0" w:space="0" w:color="auto"/>
                  </w:divBdr>
                  <w:divsChild>
                    <w:div w:id="1502238993">
                      <w:marLeft w:val="0"/>
                      <w:marRight w:val="0"/>
                      <w:marTop w:val="0"/>
                      <w:marBottom w:val="0"/>
                      <w:divBdr>
                        <w:top w:val="none" w:sz="0" w:space="0" w:color="auto"/>
                        <w:left w:val="none" w:sz="0" w:space="0" w:color="auto"/>
                        <w:bottom w:val="none" w:sz="0" w:space="0" w:color="auto"/>
                        <w:right w:val="none" w:sz="0" w:space="0" w:color="auto"/>
                      </w:divBdr>
                      <w:divsChild>
                        <w:div w:id="1421414979">
                          <w:marLeft w:val="0"/>
                          <w:marRight w:val="0"/>
                          <w:marTop w:val="0"/>
                          <w:marBottom w:val="0"/>
                          <w:divBdr>
                            <w:top w:val="none" w:sz="0" w:space="0" w:color="auto"/>
                            <w:left w:val="none" w:sz="0" w:space="0" w:color="auto"/>
                            <w:bottom w:val="none" w:sz="0" w:space="0" w:color="auto"/>
                            <w:right w:val="none" w:sz="0" w:space="0" w:color="auto"/>
                          </w:divBdr>
                          <w:divsChild>
                            <w:div w:id="1201937191">
                              <w:marLeft w:val="0"/>
                              <w:marRight w:val="0"/>
                              <w:marTop w:val="0"/>
                              <w:marBottom w:val="0"/>
                              <w:divBdr>
                                <w:top w:val="none" w:sz="0" w:space="0" w:color="auto"/>
                                <w:left w:val="none" w:sz="0" w:space="0" w:color="auto"/>
                                <w:bottom w:val="none" w:sz="0" w:space="0" w:color="auto"/>
                                <w:right w:val="none" w:sz="0" w:space="0" w:color="auto"/>
                              </w:divBdr>
                              <w:divsChild>
                                <w:div w:id="1026248891">
                                  <w:marLeft w:val="0"/>
                                  <w:marRight w:val="0"/>
                                  <w:marTop w:val="0"/>
                                  <w:marBottom w:val="0"/>
                                  <w:divBdr>
                                    <w:top w:val="none" w:sz="0" w:space="0" w:color="auto"/>
                                    <w:left w:val="none" w:sz="0" w:space="0" w:color="auto"/>
                                    <w:bottom w:val="none" w:sz="0" w:space="0" w:color="auto"/>
                                    <w:right w:val="none" w:sz="0" w:space="0" w:color="auto"/>
                                  </w:divBdr>
                                  <w:divsChild>
                                    <w:div w:id="1538079663">
                                      <w:marLeft w:val="0"/>
                                      <w:marRight w:val="0"/>
                                      <w:marTop w:val="0"/>
                                      <w:marBottom w:val="0"/>
                                      <w:divBdr>
                                        <w:top w:val="none" w:sz="0" w:space="0" w:color="auto"/>
                                        <w:left w:val="none" w:sz="0" w:space="0" w:color="auto"/>
                                        <w:bottom w:val="none" w:sz="0" w:space="0" w:color="auto"/>
                                        <w:right w:val="none" w:sz="0" w:space="0" w:color="auto"/>
                                      </w:divBdr>
                                      <w:divsChild>
                                        <w:div w:id="1342972959">
                                          <w:marLeft w:val="0"/>
                                          <w:marRight w:val="0"/>
                                          <w:marTop w:val="0"/>
                                          <w:marBottom w:val="0"/>
                                          <w:divBdr>
                                            <w:top w:val="none" w:sz="0" w:space="0" w:color="auto"/>
                                            <w:left w:val="none" w:sz="0" w:space="0" w:color="auto"/>
                                            <w:bottom w:val="none" w:sz="0" w:space="0" w:color="auto"/>
                                            <w:right w:val="none" w:sz="0" w:space="0" w:color="auto"/>
                                          </w:divBdr>
                                          <w:divsChild>
                                            <w:div w:id="20732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23852">
                              <w:marLeft w:val="0"/>
                              <w:marRight w:val="0"/>
                              <w:marTop w:val="0"/>
                              <w:marBottom w:val="0"/>
                              <w:divBdr>
                                <w:top w:val="none" w:sz="0" w:space="0" w:color="auto"/>
                                <w:left w:val="none" w:sz="0" w:space="0" w:color="auto"/>
                                <w:bottom w:val="none" w:sz="0" w:space="0" w:color="auto"/>
                                <w:right w:val="none" w:sz="0" w:space="0" w:color="auto"/>
                              </w:divBdr>
                            </w:div>
                          </w:divsChild>
                        </w:div>
                        <w:div w:id="63837404">
                          <w:marLeft w:val="0"/>
                          <w:marRight w:val="0"/>
                          <w:marTop w:val="0"/>
                          <w:marBottom w:val="0"/>
                          <w:divBdr>
                            <w:top w:val="none" w:sz="0" w:space="0" w:color="auto"/>
                            <w:left w:val="none" w:sz="0" w:space="0" w:color="auto"/>
                            <w:bottom w:val="none" w:sz="0" w:space="0" w:color="auto"/>
                            <w:right w:val="none" w:sz="0" w:space="0" w:color="auto"/>
                          </w:divBdr>
                          <w:divsChild>
                            <w:div w:id="1940795125">
                              <w:marLeft w:val="0"/>
                              <w:marRight w:val="0"/>
                              <w:marTop w:val="0"/>
                              <w:marBottom w:val="0"/>
                              <w:divBdr>
                                <w:top w:val="none" w:sz="0" w:space="0" w:color="auto"/>
                                <w:left w:val="none" w:sz="0" w:space="0" w:color="auto"/>
                                <w:bottom w:val="none" w:sz="0" w:space="0" w:color="auto"/>
                                <w:right w:val="none" w:sz="0" w:space="0" w:color="auto"/>
                              </w:divBdr>
                              <w:divsChild>
                                <w:div w:id="1042362475">
                                  <w:marLeft w:val="0"/>
                                  <w:marRight w:val="0"/>
                                  <w:marTop w:val="0"/>
                                  <w:marBottom w:val="0"/>
                                  <w:divBdr>
                                    <w:top w:val="none" w:sz="0" w:space="0" w:color="auto"/>
                                    <w:left w:val="none" w:sz="0" w:space="0" w:color="auto"/>
                                    <w:bottom w:val="none" w:sz="0" w:space="0" w:color="auto"/>
                                    <w:right w:val="none" w:sz="0" w:space="0" w:color="auto"/>
                                  </w:divBdr>
                                  <w:divsChild>
                                    <w:div w:id="363292617">
                                      <w:marLeft w:val="0"/>
                                      <w:marRight w:val="0"/>
                                      <w:marTop w:val="0"/>
                                      <w:marBottom w:val="0"/>
                                      <w:divBdr>
                                        <w:top w:val="none" w:sz="0" w:space="0" w:color="auto"/>
                                        <w:left w:val="none" w:sz="0" w:space="0" w:color="auto"/>
                                        <w:bottom w:val="none" w:sz="0" w:space="0" w:color="auto"/>
                                        <w:right w:val="none" w:sz="0" w:space="0" w:color="auto"/>
                                      </w:divBdr>
                                    </w:div>
                                  </w:divsChild>
                                </w:div>
                                <w:div w:id="1570574550">
                                  <w:marLeft w:val="0"/>
                                  <w:marRight w:val="0"/>
                                  <w:marTop w:val="0"/>
                                  <w:marBottom w:val="0"/>
                                  <w:divBdr>
                                    <w:top w:val="none" w:sz="0" w:space="0" w:color="auto"/>
                                    <w:left w:val="none" w:sz="0" w:space="0" w:color="auto"/>
                                    <w:bottom w:val="none" w:sz="0" w:space="0" w:color="auto"/>
                                    <w:right w:val="none" w:sz="0" w:space="0" w:color="auto"/>
                                  </w:divBdr>
                                  <w:divsChild>
                                    <w:div w:id="2738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57395">
          <w:marLeft w:val="0"/>
          <w:marRight w:val="0"/>
          <w:marTop w:val="0"/>
          <w:marBottom w:val="0"/>
          <w:divBdr>
            <w:top w:val="none" w:sz="0" w:space="0" w:color="auto"/>
            <w:left w:val="none" w:sz="0" w:space="0" w:color="auto"/>
            <w:bottom w:val="none" w:sz="0" w:space="0" w:color="auto"/>
            <w:right w:val="none" w:sz="0" w:space="0" w:color="auto"/>
          </w:divBdr>
          <w:divsChild>
            <w:div w:id="1937246575">
              <w:marLeft w:val="-225"/>
              <w:marRight w:val="-225"/>
              <w:marTop w:val="0"/>
              <w:marBottom w:val="0"/>
              <w:divBdr>
                <w:top w:val="none" w:sz="0" w:space="0" w:color="auto"/>
                <w:left w:val="none" w:sz="0" w:space="0" w:color="auto"/>
                <w:bottom w:val="none" w:sz="0" w:space="0" w:color="auto"/>
                <w:right w:val="none" w:sz="0" w:space="0" w:color="auto"/>
              </w:divBdr>
              <w:divsChild>
                <w:div w:id="467631412">
                  <w:marLeft w:val="0"/>
                  <w:marRight w:val="0"/>
                  <w:marTop w:val="0"/>
                  <w:marBottom w:val="0"/>
                  <w:divBdr>
                    <w:top w:val="none" w:sz="0" w:space="0" w:color="auto"/>
                    <w:left w:val="none" w:sz="0" w:space="0" w:color="auto"/>
                    <w:bottom w:val="none" w:sz="0" w:space="0" w:color="auto"/>
                    <w:right w:val="none" w:sz="0" w:space="0" w:color="auto"/>
                  </w:divBdr>
                  <w:divsChild>
                    <w:div w:id="1220750049">
                      <w:marLeft w:val="0"/>
                      <w:marRight w:val="0"/>
                      <w:marTop w:val="0"/>
                      <w:marBottom w:val="0"/>
                      <w:divBdr>
                        <w:top w:val="none" w:sz="0" w:space="0" w:color="auto"/>
                        <w:left w:val="none" w:sz="0" w:space="0" w:color="auto"/>
                        <w:bottom w:val="none" w:sz="0" w:space="0" w:color="auto"/>
                        <w:right w:val="none" w:sz="0" w:space="0" w:color="auto"/>
                      </w:divBdr>
                      <w:divsChild>
                        <w:div w:id="1983386919">
                          <w:marLeft w:val="0"/>
                          <w:marRight w:val="0"/>
                          <w:marTop w:val="0"/>
                          <w:marBottom w:val="0"/>
                          <w:divBdr>
                            <w:top w:val="none" w:sz="0" w:space="0" w:color="auto"/>
                            <w:left w:val="none" w:sz="0" w:space="0" w:color="auto"/>
                            <w:bottom w:val="none" w:sz="0" w:space="0" w:color="auto"/>
                            <w:right w:val="none" w:sz="0" w:space="0" w:color="auto"/>
                          </w:divBdr>
                          <w:divsChild>
                            <w:div w:id="231088461">
                              <w:marLeft w:val="0"/>
                              <w:marRight w:val="0"/>
                              <w:marTop w:val="0"/>
                              <w:marBottom w:val="0"/>
                              <w:divBdr>
                                <w:top w:val="none" w:sz="0" w:space="0" w:color="auto"/>
                                <w:left w:val="none" w:sz="0" w:space="0" w:color="auto"/>
                                <w:bottom w:val="none" w:sz="0" w:space="0" w:color="auto"/>
                                <w:right w:val="none" w:sz="0" w:space="0" w:color="auto"/>
                              </w:divBdr>
                              <w:divsChild>
                                <w:div w:id="887688630">
                                  <w:marLeft w:val="0"/>
                                  <w:marRight w:val="0"/>
                                  <w:marTop w:val="0"/>
                                  <w:marBottom w:val="0"/>
                                  <w:divBdr>
                                    <w:top w:val="none" w:sz="0" w:space="0" w:color="auto"/>
                                    <w:left w:val="none" w:sz="0" w:space="0" w:color="auto"/>
                                    <w:bottom w:val="none" w:sz="0" w:space="0" w:color="auto"/>
                                    <w:right w:val="none" w:sz="0" w:space="0" w:color="auto"/>
                                  </w:divBdr>
                                  <w:divsChild>
                                    <w:div w:id="773792785">
                                      <w:marLeft w:val="0"/>
                                      <w:marRight w:val="0"/>
                                      <w:marTop w:val="0"/>
                                      <w:marBottom w:val="0"/>
                                      <w:divBdr>
                                        <w:top w:val="none" w:sz="0" w:space="0" w:color="auto"/>
                                        <w:left w:val="none" w:sz="0" w:space="0" w:color="auto"/>
                                        <w:bottom w:val="none" w:sz="0" w:space="0" w:color="auto"/>
                                        <w:right w:val="none" w:sz="0" w:space="0" w:color="auto"/>
                                      </w:divBdr>
                                      <w:divsChild>
                                        <w:div w:id="174073730">
                                          <w:marLeft w:val="0"/>
                                          <w:marRight w:val="0"/>
                                          <w:marTop w:val="0"/>
                                          <w:marBottom w:val="0"/>
                                          <w:divBdr>
                                            <w:top w:val="none" w:sz="0" w:space="0" w:color="auto"/>
                                            <w:left w:val="none" w:sz="0" w:space="0" w:color="auto"/>
                                            <w:bottom w:val="none" w:sz="0" w:space="0" w:color="auto"/>
                                            <w:right w:val="none" w:sz="0" w:space="0" w:color="auto"/>
                                          </w:divBdr>
                                          <w:divsChild>
                                            <w:div w:id="1216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08019">
                              <w:marLeft w:val="0"/>
                              <w:marRight w:val="0"/>
                              <w:marTop w:val="0"/>
                              <w:marBottom w:val="0"/>
                              <w:divBdr>
                                <w:top w:val="none" w:sz="0" w:space="0" w:color="auto"/>
                                <w:left w:val="none" w:sz="0" w:space="0" w:color="auto"/>
                                <w:bottom w:val="none" w:sz="0" w:space="0" w:color="auto"/>
                                <w:right w:val="none" w:sz="0" w:space="0" w:color="auto"/>
                              </w:divBdr>
                            </w:div>
                          </w:divsChild>
                        </w:div>
                        <w:div w:id="1403020320">
                          <w:marLeft w:val="0"/>
                          <w:marRight w:val="0"/>
                          <w:marTop w:val="0"/>
                          <w:marBottom w:val="0"/>
                          <w:divBdr>
                            <w:top w:val="none" w:sz="0" w:space="0" w:color="auto"/>
                            <w:left w:val="none" w:sz="0" w:space="0" w:color="auto"/>
                            <w:bottom w:val="none" w:sz="0" w:space="0" w:color="auto"/>
                            <w:right w:val="none" w:sz="0" w:space="0" w:color="auto"/>
                          </w:divBdr>
                          <w:divsChild>
                            <w:div w:id="1451322464">
                              <w:marLeft w:val="0"/>
                              <w:marRight w:val="0"/>
                              <w:marTop w:val="0"/>
                              <w:marBottom w:val="0"/>
                              <w:divBdr>
                                <w:top w:val="none" w:sz="0" w:space="0" w:color="auto"/>
                                <w:left w:val="none" w:sz="0" w:space="0" w:color="auto"/>
                                <w:bottom w:val="none" w:sz="0" w:space="0" w:color="auto"/>
                                <w:right w:val="none" w:sz="0" w:space="0" w:color="auto"/>
                              </w:divBdr>
                              <w:divsChild>
                                <w:div w:id="977414828">
                                  <w:marLeft w:val="0"/>
                                  <w:marRight w:val="0"/>
                                  <w:marTop w:val="0"/>
                                  <w:marBottom w:val="0"/>
                                  <w:divBdr>
                                    <w:top w:val="none" w:sz="0" w:space="0" w:color="auto"/>
                                    <w:left w:val="none" w:sz="0" w:space="0" w:color="auto"/>
                                    <w:bottom w:val="none" w:sz="0" w:space="0" w:color="auto"/>
                                    <w:right w:val="none" w:sz="0" w:space="0" w:color="auto"/>
                                  </w:divBdr>
                                  <w:divsChild>
                                    <w:div w:id="6948866">
                                      <w:marLeft w:val="0"/>
                                      <w:marRight w:val="0"/>
                                      <w:marTop w:val="0"/>
                                      <w:marBottom w:val="0"/>
                                      <w:divBdr>
                                        <w:top w:val="none" w:sz="0" w:space="0" w:color="auto"/>
                                        <w:left w:val="none" w:sz="0" w:space="0" w:color="auto"/>
                                        <w:bottom w:val="none" w:sz="0" w:space="0" w:color="auto"/>
                                        <w:right w:val="none" w:sz="0" w:space="0" w:color="auto"/>
                                      </w:divBdr>
                                    </w:div>
                                  </w:divsChild>
                                </w:div>
                                <w:div w:id="795215988">
                                  <w:marLeft w:val="0"/>
                                  <w:marRight w:val="0"/>
                                  <w:marTop w:val="0"/>
                                  <w:marBottom w:val="0"/>
                                  <w:divBdr>
                                    <w:top w:val="none" w:sz="0" w:space="0" w:color="auto"/>
                                    <w:left w:val="none" w:sz="0" w:space="0" w:color="auto"/>
                                    <w:bottom w:val="none" w:sz="0" w:space="0" w:color="auto"/>
                                    <w:right w:val="none" w:sz="0" w:space="0" w:color="auto"/>
                                  </w:divBdr>
                                  <w:divsChild>
                                    <w:div w:id="76488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core-electronics.com.au/store/index.php/15mm-20mm-40mm-m3-standoff-pack-116pcs.html/?acc=eccbc87e4b5ce2fe28308fd9f2a7baf3" TargetMode="External"/><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core-electronics.com.au/store/index.php/breadboard-jumper-cable-wires-65-pack.html/?acc=eccbc87e4b5ce2fe28308fd9f2a7baf3" TargetMode="External"/><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hyperlink" Target="https://core-electronics.com.au/store/index.php/hc-sr04-ultrasonic-module-distance-measuring-sensor.html/?acc=eccbc87e4b5ce2fe28308fd9f2a7baf3" TargetMode="External"/><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 Type="http://schemas.openxmlformats.org/officeDocument/2006/relationships/hyperlink" Target="http://www.duino-robotics.com/uploads/2/2/9/8/22988902/4988564_orig.jpg?308" TargetMode="External"/><Relationship Id="rId15" Type="http://schemas.openxmlformats.org/officeDocument/2006/relationships/hyperlink" Target="https://core-electronics.com.au/store/index.php/protoshield-mini-breadboard-for-arduino.html/?acc=eccbc87e4b5ce2fe28308fd9f2a7baf3"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10" Type="http://schemas.openxmlformats.org/officeDocument/2006/relationships/image" Target="media/image5.jpe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core-electronics.com.au/store/index.php/arduino-uno-r3.html/?acc=eccbc87e4b5ce2fe28308fd9f2a7baf3"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2119</Words>
  <Characters>12083</Characters>
  <Application>Microsoft Office Word</Application>
  <DocSecurity>0</DocSecurity>
  <Lines>100</Lines>
  <Paragraphs>28</Paragraphs>
  <ScaleCrop>false</ScaleCrop>
  <Company/>
  <LinksUpToDate>false</LinksUpToDate>
  <CharactersWithSpaces>14174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ABC</cp:lastModifiedBy>
  <cp:revision>1</cp:revision>
  <dcterms:created xsi:type="dcterms:W3CDTF">2015-02-13T08:14:00Z</dcterms:created>
  <dcterms:modified xsi:type="dcterms:W3CDTF">2015-02-13T08:19:00Z</dcterms:modified>
</cp:coreProperties>
</file>